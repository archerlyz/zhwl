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A75A0" w:rsidRPr="00CD05BF" w14:paraId="0439838D" w14:textId="77777777" w:rsidTr="00BD1EF3">
        <w:tc>
          <w:tcPr>
            <w:tcW w:w="5000" w:type="pct"/>
          </w:tcPr>
          <w:p w14:paraId="6B6E5ED8" w14:textId="77777777" w:rsidR="004A75A0" w:rsidRPr="009B1CC0" w:rsidRDefault="004A75A0" w:rsidP="00EF134F">
            <w:pPr>
              <w:jc w:val="center"/>
              <w:rPr>
                <w:sz w:val="28"/>
              </w:rPr>
            </w:pPr>
            <w:bookmarkStart w:id="0" w:name="_Hlk33456247"/>
            <w:r w:rsidRPr="009B1CC0">
              <w:rPr>
                <w:rFonts w:hint="eastAsia"/>
                <w:sz w:val="28"/>
              </w:rPr>
              <w:t>说</w:t>
            </w:r>
            <w:r w:rsidRPr="009B1CC0">
              <w:rPr>
                <w:rFonts w:hint="eastAsia"/>
                <w:sz w:val="28"/>
              </w:rPr>
              <w:t xml:space="preserve"> </w:t>
            </w:r>
            <w:r w:rsidRPr="009B1CC0">
              <w:rPr>
                <w:rFonts w:hint="eastAsia"/>
                <w:sz w:val="28"/>
              </w:rPr>
              <w:t>明</w:t>
            </w:r>
            <w:r w:rsidRPr="009B1CC0">
              <w:rPr>
                <w:rFonts w:hint="eastAsia"/>
                <w:sz w:val="28"/>
              </w:rPr>
              <w:t xml:space="preserve"> </w:t>
            </w:r>
            <w:r w:rsidRPr="009B1CC0">
              <w:rPr>
                <w:rFonts w:hint="eastAsia"/>
                <w:sz w:val="28"/>
              </w:rPr>
              <w:t>书</w:t>
            </w:r>
            <w:r w:rsidRPr="009B1CC0">
              <w:rPr>
                <w:rFonts w:hint="eastAsia"/>
                <w:sz w:val="28"/>
              </w:rPr>
              <w:t xml:space="preserve"> </w:t>
            </w:r>
            <w:r w:rsidRPr="009B1CC0">
              <w:rPr>
                <w:rFonts w:hint="eastAsia"/>
                <w:sz w:val="28"/>
              </w:rPr>
              <w:t>摘</w:t>
            </w:r>
            <w:r w:rsidRPr="009B1CC0">
              <w:rPr>
                <w:rFonts w:hint="eastAsia"/>
                <w:sz w:val="28"/>
              </w:rPr>
              <w:t xml:space="preserve"> </w:t>
            </w:r>
            <w:r w:rsidRPr="009B1CC0">
              <w:rPr>
                <w:rFonts w:hint="eastAsia"/>
                <w:sz w:val="28"/>
              </w:rPr>
              <w:t>要</w:t>
            </w:r>
          </w:p>
        </w:tc>
      </w:tr>
    </w:tbl>
    <w:bookmarkEnd w:id="0"/>
    <w:p w14:paraId="5C601F17" w14:textId="40FE9BCB" w:rsidR="00BD1EF3" w:rsidRPr="009B1CC0" w:rsidRDefault="005B087B" w:rsidP="004B3D6A">
      <w:pPr>
        <w:pStyle w:val="00"/>
        <w:ind w:firstLine="480"/>
      </w:pPr>
      <w:r w:rsidRPr="009B1CC0">
        <w:rPr>
          <w:rFonts w:hint="eastAsia"/>
        </w:rPr>
        <w:t>本发明公开了一种多端线路保护故障定位及测距的方法，该方法包括如下步骤：多端线路保护装置配置的纵联电流差动保护动作后，根据保护安装处的电压、电流，计算线路节点</w:t>
      </w:r>
      <w:proofErr w:type="gramStart"/>
      <w:r w:rsidRPr="009B1CC0">
        <w:rPr>
          <w:rFonts w:hint="eastAsia"/>
        </w:rPr>
        <w:t>的各序电压</w:t>
      </w:r>
      <w:proofErr w:type="gramEnd"/>
      <w:r w:rsidRPr="009B1CC0">
        <w:rPr>
          <w:rFonts w:hint="eastAsia"/>
        </w:rPr>
        <w:t>、序电流；通过线路节点</w:t>
      </w:r>
      <w:proofErr w:type="gramStart"/>
      <w:r w:rsidRPr="009B1CC0">
        <w:rPr>
          <w:rFonts w:hint="eastAsia"/>
        </w:rPr>
        <w:t>的各序电压</w:t>
      </w:r>
      <w:proofErr w:type="gramEnd"/>
      <w:r w:rsidRPr="009B1CC0">
        <w:rPr>
          <w:rFonts w:hint="eastAsia"/>
        </w:rPr>
        <w:t>、序电流，推算出</w:t>
      </w:r>
      <w:r w:rsidRPr="009B1CC0">
        <w:rPr>
          <w:rFonts w:hint="eastAsia"/>
        </w:rPr>
        <w:t>T</w:t>
      </w:r>
      <w:r w:rsidRPr="009B1CC0">
        <w:rPr>
          <w:rFonts w:hint="eastAsia"/>
        </w:rPr>
        <w:t>节点处</w:t>
      </w:r>
      <w:proofErr w:type="gramStart"/>
      <w:r w:rsidRPr="009B1CC0">
        <w:rPr>
          <w:rFonts w:hint="eastAsia"/>
        </w:rPr>
        <w:t>的各序电压</w:t>
      </w:r>
      <w:proofErr w:type="gramEnd"/>
      <w:r w:rsidRPr="009B1CC0">
        <w:rPr>
          <w:rFonts w:hint="eastAsia"/>
        </w:rPr>
        <w:t>；每个</w:t>
      </w:r>
      <w:r w:rsidRPr="009B1CC0">
        <w:rPr>
          <w:rFonts w:hint="eastAsia"/>
        </w:rPr>
        <w:t>T</w:t>
      </w:r>
      <w:r w:rsidRPr="009B1CC0">
        <w:rPr>
          <w:rFonts w:hint="eastAsia"/>
        </w:rPr>
        <w:t>节点连接</w:t>
      </w:r>
      <w:r w:rsidRPr="009B1CC0">
        <w:rPr>
          <w:rFonts w:hint="eastAsia"/>
        </w:rPr>
        <w:t>3</w:t>
      </w:r>
      <w:r w:rsidRPr="009B1CC0">
        <w:rPr>
          <w:rFonts w:hint="eastAsia"/>
        </w:rPr>
        <w:t>个电气量节点，可以得到</w:t>
      </w:r>
      <w:r w:rsidRPr="009B1CC0">
        <w:rPr>
          <w:rFonts w:hint="eastAsia"/>
        </w:rPr>
        <w:t>3</w:t>
      </w:r>
      <w:r w:rsidRPr="009B1CC0">
        <w:rPr>
          <w:rFonts w:hint="eastAsia"/>
        </w:rPr>
        <w:t>个正序电压、</w:t>
      </w:r>
      <w:r w:rsidRPr="009B1CC0">
        <w:rPr>
          <w:rFonts w:hint="eastAsia"/>
        </w:rPr>
        <w:t>3</w:t>
      </w:r>
      <w:r w:rsidRPr="009B1CC0">
        <w:rPr>
          <w:rFonts w:hint="eastAsia"/>
        </w:rPr>
        <w:t>个负序电压和</w:t>
      </w:r>
      <w:r w:rsidRPr="009B1CC0">
        <w:rPr>
          <w:rFonts w:hint="eastAsia"/>
        </w:rPr>
        <w:t>3</w:t>
      </w:r>
      <w:r w:rsidRPr="009B1CC0">
        <w:rPr>
          <w:rFonts w:hint="eastAsia"/>
        </w:rPr>
        <w:t>个零序电压；根据不同的故障类型，采用最大电压差的序分量电压作为判别电压；根据</w:t>
      </w:r>
      <w:r w:rsidRPr="009B1CC0">
        <w:rPr>
          <w:rFonts w:hint="eastAsia"/>
        </w:rPr>
        <w:t>T</w:t>
      </w:r>
      <w:r w:rsidRPr="009B1CC0">
        <w:rPr>
          <w:rFonts w:hint="eastAsia"/>
        </w:rPr>
        <w:t>节点不同侧推导出的序电压差异性，结合二分法判断故障点位置。故障点在</w:t>
      </w:r>
      <w:r w:rsidRPr="009B1CC0">
        <w:rPr>
          <w:rFonts w:hint="eastAsia"/>
        </w:rPr>
        <w:t>T</w:t>
      </w:r>
      <w:r w:rsidRPr="009B1CC0">
        <w:rPr>
          <w:rFonts w:hint="eastAsia"/>
        </w:rPr>
        <w:t>节点处时可以直接得出测距结果，故障点在线路上，将故障点两侧的电气量节点等效为双端系统进行测距。该方法可以实现三端及以上的多端线路故障时的精确测距。</w:t>
      </w:r>
    </w:p>
    <w:p w14:paraId="4335FC8E" w14:textId="0926BD2A" w:rsidR="00641BA4" w:rsidRDefault="00641BA4" w:rsidP="00A06C9E">
      <w:pPr>
        <w:pStyle w:val="00"/>
        <w:ind w:firstLine="480"/>
        <w:rPr>
          <w:ins w:id="1" w:author="智绘未来专利代理" w:date="2021-09-03T17:45:00Z"/>
        </w:rPr>
      </w:pPr>
    </w:p>
    <w:p w14:paraId="2E33A51D" w14:textId="77777777" w:rsidR="00641BA4" w:rsidRDefault="00641BA4" w:rsidP="00A06C9E">
      <w:pPr>
        <w:pStyle w:val="00"/>
        <w:ind w:firstLine="480"/>
        <w:rPr>
          <w:ins w:id="2" w:author="智绘未来专利代理" w:date="2021-09-03T17:45:00Z"/>
        </w:rPr>
      </w:pPr>
    </w:p>
    <w:p w14:paraId="7B16A38E" w14:textId="77777777" w:rsidR="00BD1EF3" w:rsidRPr="009B1CC0" w:rsidRDefault="00BD1EF3">
      <w:pPr>
        <w:sectPr w:rsidR="00BD1EF3" w:rsidRPr="009B1CC0" w:rsidSect="004A75A0">
          <w:headerReference w:type="default" r:id="rId8"/>
          <w:footerReference w:type="default" r:id="rId9"/>
          <w:pgSz w:w="11906" w:h="16838"/>
          <w:pgMar w:top="1440" w:right="1800" w:bottom="1440" w:left="1800" w:header="851" w:footer="992" w:gutter="0"/>
          <w:cols w:space="425"/>
          <w:docGrid w:type="lines" w:linePitch="312"/>
        </w:sectPr>
      </w:pPr>
    </w:p>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D1EF3" w:rsidRPr="00CD05BF" w14:paraId="3A0C12DC" w14:textId="77777777" w:rsidTr="00C7412B">
        <w:tc>
          <w:tcPr>
            <w:tcW w:w="5000" w:type="pct"/>
          </w:tcPr>
          <w:p w14:paraId="23316C14" w14:textId="6A5533CA" w:rsidR="00BD1EF3" w:rsidRPr="009B1CC0" w:rsidRDefault="00BD1EF3" w:rsidP="00C7412B">
            <w:pPr>
              <w:jc w:val="center"/>
              <w:rPr>
                <w:sz w:val="28"/>
              </w:rPr>
            </w:pPr>
            <w:r w:rsidRPr="009B1CC0">
              <w:rPr>
                <w:rFonts w:hint="eastAsia"/>
                <w:sz w:val="28"/>
              </w:rPr>
              <w:lastRenderedPageBreak/>
              <w:t>摘</w:t>
            </w:r>
            <w:r w:rsidRPr="009B1CC0">
              <w:rPr>
                <w:rFonts w:hint="eastAsia"/>
                <w:sz w:val="28"/>
              </w:rPr>
              <w:t xml:space="preserve"> </w:t>
            </w:r>
            <w:r w:rsidRPr="009B1CC0">
              <w:rPr>
                <w:rFonts w:hint="eastAsia"/>
                <w:sz w:val="28"/>
              </w:rPr>
              <w:t>要</w:t>
            </w:r>
            <w:r w:rsidRPr="009B1CC0">
              <w:rPr>
                <w:rFonts w:hint="eastAsia"/>
                <w:sz w:val="28"/>
              </w:rPr>
              <w:t xml:space="preserve"> </w:t>
            </w:r>
            <w:r w:rsidRPr="009B1CC0">
              <w:rPr>
                <w:rFonts w:hint="eastAsia"/>
                <w:sz w:val="28"/>
              </w:rPr>
              <w:t>附</w:t>
            </w:r>
            <w:r w:rsidRPr="009B1CC0">
              <w:rPr>
                <w:rFonts w:hint="eastAsia"/>
                <w:sz w:val="28"/>
              </w:rPr>
              <w:t xml:space="preserve"> </w:t>
            </w:r>
            <w:r w:rsidRPr="009B1CC0">
              <w:rPr>
                <w:rFonts w:hint="eastAsia"/>
                <w:sz w:val="28"/>
              </w:rPr>
              <w:t>图</w:t>
            </w:r>
          </w:p>
        </w:tc>
      </w:tr>
    </w:tbl>
    <w:p w14:paraId="15F6CBB1" w14:textId="132EFDD2" w:rsidR="00516458" w:rsidRPr="009B1CC0" w:rsidRDefault="005B087B" w:rsidP="009B1E00">
      <w:pPr>
        <w:jc w:val="center"/>
      </w:pPr>
      <w:r>
        <w:rPr>
          <w:color w:val="000000" w:themeColor="text1"/>
        </w:rPr>
        <w:object w:dxaOrig="12290" w:dyaOrig="18603" w14:anchorId="3FFE206E">
          <v:shape id="_x0000_i1025" type="#_x0000_t75" style="width:413.75pt;height:627.95pt" o:ole="">
            <v:imagedata r:id="rId10" o:title=""/>
          </v:shape>
          <o:OLEObject Type="Embed" ProgID="Visio.Drawing.11" ShapeID="_x0000_i1025" DrawAspect="Content" ObjectID="_1692198308" r:id="rId11"/>
        </w:object>
      </w:r>
    </w:p>
    <w:p w14:paraId="7CDC914E" w14:textId="77777777" w:rsidR="00641BA4" w:rsidRDefault="00641BA4" w:rsidP="009B1E00">
      <w:pPr>
        <w:jc w:val="center"/>
        <w:rPr>
          <w:ins w:id="5" w:author="智绘未来专利代理" w:date="2021-09-03T17:45:00Z"/>
        </w:rPr>
      </w:pPr>
    </w:p>
    <w:p w14:paraId="2A592761" w14:textId="77777777" w:rsidR="00BD1EF3" w:rsidRPr="009B1CC0" w:rsidRDefault="00BD1EF3">
      <w:pPr>
        <w:sectPr w:rsidR="00BD1EF3" w:rsidRPr="009B1CC0" w:rsidSect="00C35F92">
          <w:pgSz w:w="11906" w:h="16838"/>
          <w:pgMar w:top="1440" w:right="1800" w:bottom="1440" w:left="1800" w:header="851" w:footer="992" w:gutter="0"/>
          <w:pgNumType w:start="1"/>
          <w:cols w:space="425"/>
          <w:docGrid w:type="lines" w:linePitch="312"/>
        </w:sectPr>
      </w:pPr>
    </w:p>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D1EF3" w:rsidRPr="00CD05BF" w14:paraId="2BB99264" w14:textId="77777777" w:rsidTr="00C7412B">
        <w:tc>
          <w:tcPr>
            <w:tcW w:w="5000" w:type="pct"/>
          </w:tcPr>
          <w:p w14:paraId="394874E7" w14:textId="6B78B29B" w:rsidR="00BD1EF3" w:rsidRPr="009B1CC0" w:rsidRDefault="00BD1EF3" w:rsidP="00C7412B">
            <w:pPr>
              <w:jc w:val="center"/>
              <w:rPr>
                <w:sz w:val="28"/>
              </w:rPr>
            </w:pPr>
            <w:r w:rsidRPr="009B1CC0">
              <w:rPr>
                <w:rFonts w:hint="eastAsia"/>
                <w:sz w:val="28"/>
              </w:rPr>
              <w:lastRenderedPageBreak/>
              <w:t>权</w:t>
            </w:r>
            <w:r w:rsidRPr="009B1CC0">
              <w:rPr>
                <w:rFonts w:hint="eastAsia"/>
                <w:sz w:val="28"/>
              </w:rPr>
              <w:t xml:space="preserve"> </w:t>
            </w:r>
            <w:r w:rsidRPr="009B1CC0">
              <w:rPr>
                <w:rFonts w:hint="eastAsia"/>
                <w:sz w:val="28"/>
              </w:rPr>
              <w:t>利</w:t>
            </w:r>
            <w:r w:rsidRPr="009B1CC0">
              <w:rPr>
                <w:rFonts w:hint="eastAsia"/>
                <w:sz w:val="28"/>
              </w:rPr>
              <w:t xml:space="preserve"> </w:t>
            </w:r>
            <w:r w:rsidRPr="009B1CC0">
              <w:rPr>
                <w:rFonts w:hint="eastAsia"/>
                <w:sz w:val="28"/>
              </w:rPr>
              <w:t>要</w:t>
            </w:r>
            <w:r w:rsidRPr="009B1CC0">
              <w:rPr>
                <w:rFonts w:hint="eastAsia"/>
                <w:sz w:val="28"/>
              </w:rPr>
              <w:t xml:space="preserve"> </w:t>
            </w:r>
            <w:r w:rsidRPr="009B1CC0">
              <w:rPr>
                <w:rFonts w:hint="eastAsia"/>
                <w:sz w:val="28"/>
              </w:rPr>
              <w:t>求</w:t>
            </w:r>
            <w:r w:rsidRPr="009B1CC0">
              <w:rPr>
                <w:rFonts w:hint="eastAsia"/>
                <w:sz w:val="28"/>
              </w:rPr>
              <w:t xml:space="preserve"> </w:t>
            </w:r>
            <w:r w:rsidRPr="009B1CC0">
              <w:rPr>
                <w:rFonts w:hint="eastAsia"/>
                <w:sz w:val="28"/>
              </w:rPr>
              <w:t>书</w:t>
            </w:r>
          </w:p>
        </w:tc>
      </w:tr>
    </w:tbl>
    <w:p w14:paraId="75487994" w14:textId="34BF6B2D" w:rsidR="00516458" w:rsidRDefault="00516458" w:rsidP="00C35F92">
      <w:pPr>
        <w:pStyle w:val="00"/>
        <w:ind w:firstLine="480"/>
        <w:rPr>
          <w:ins w:id="6" w:author="智绘未来专利代理" w:date="2021-09-03T17:45:00Z"/>
        </w:rPr>
      </w:pPr>
    </w:p>
    <w:p w14:paraId="2E7F7158" w14:textId="6A2C0832" w:rsidR="00641BA4" w:rsidRDefault="00641BA4" w:rsidP="00C35F92">
      <w:pPr>
        <w:pStyle w:val="00"/>
        <w:ind w:firstLine="480"/>
        <w:rPr>
          <w:ins w:id="7" w:author="智绘未来专利代理" w:date="2021-09-03T17:45:00Z"/>
        </w:rPr>
      </w:pPr>
    </w:p>
    <w:p w14:paraId="36434E17" w14:textId="4F179FB9" w:rsidR="00641BA4" w:rsidRDefault="00641BA4" w:rsidP="00C35F92">
      <w:pPr>
        <w:pStyle w:val="00"/>
        <w:ind w:firstLine="480"/>
        <w:rPr>
          <w:ins w:id="8" w:author="智绘未来专利代理" w:date="2021-09-03T17:45:00Z"/>
        </w:rPr>
      </w:pPr>
    </w:p>
    <w:p w14:paraId="58574E1A" w14:textId="77777777" w:rsidR="00641BA4" w:rsidRPr="009B1CC0" w:rsidRDefault="00641BA4" w:rsidP="00C35F92">
      <w:pPr>
        <w:pStyle w:val="00"/>
        <w:ind w:firstLine="480"/>
      </w:pPr>
    </w:p>
    <w:p w14:paraId="484734B4" w14:textId="77777777" w:rsidR="00BD1EF3" w:rsidRPr="009B1CC0" w:rsidRDefault="00BD1EF3">
      <w:pPr>
        <w:sectPr w:rsidR="00BD1EF3" w:rsidRPr="009B1CC0" w:rsidSect="00C35F92">
          <w:pgSz w:w="11906" w:h="16838"/>
          <w:pgMar w:top="1440" w:right="1800" w:bottom="1440" w:left="1800" w:header="851" w:footer="992" w:gutter="0"/>
          <w:pgNumType w:start="1"/>
          <w:cols w:space="425"/>
          <w:docGrid w:type="lines" w:linePitch="312"/>
        </w:sectPr>
      </w:pPr>
    </w:p>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D1EF3" w:rsidRPr="00CD05BF" w14:paraId="259091F8" w14:textId="77777777" w:rsidTr="00C7412B">
        <w:tc>
          <w:tcPr>
            <w:tcW w:w="5000" w:type="pct"/>
          </w:tcPr>
          <w:p w14:paraId="3ED5A7BB" w14:textId="1068D7C7" w:rsidR="00BD1EF3" w:rsidRPr="009B1CC0" w:rsidRDefault="00BD1EF3" w:rsidP="00C7412B">
            <w:pPr>
              <w:jc w:val="center"/>
              <w:rPr>
                <w:sz w:val="28"/>
              </w:rPr>
            </w:pPr>
            <w:r w:rsidRPr="009B1CC0">
              <w:rPr>
                <w:rFonts w:hint="eastAsia"/>
                <w:sz w:val="28"/>
              </w:rPr>
              <w:lastRenderedPageBreak/>
              <w:t>说</w:t>
            </w:r>
            <w:r w:rsidRPr="009B1CC0">
              <w:rPr>
                <w:rFonts w:hint="eastAsia"/>
                <w:sz w:val="28"/>
              </w:rPr>
              <w:t xml:space="preserve"> </w:t>
            </w:r>
            <w:r w:rsidRPr="009B1CC0">
              <w:rPr>
                <w:rFonts w:hint="eastAsia"/>
                <w:sz w:val="28"/>
              </w:rPr>
              <w:t>明</w:t>
            </w:r>
            <w:r w:rsidRPr="009B1CC0">
              <w:rPr>
                <w:rFonts w:hint="eastAsia"/>
                <w:sz w:val="28"/>
              </w:rPr>
              <w:t xml:space="preserve"> </w:t>
            </w:r>
            <w:r w:rsidRPr="009B1CC0">
              <w:rPr>
                <w:rFonts w:hint="eastAsia"/>
                <w:sz w:val="28"/>
              </w:rPr>
              <w:t>书</w:t>
            </w:r>
          </w:p>
        </w:tc>
      </w:tr>
    </w:tbl>
    <w:p w14:paraId="2A290AE3" w14:textId="4D3E0907" w:rsidR="00BD1EF3" w:rsidRPr="009B1CC0" w:rsidRDefault="005B087B" w:rsidP="00C35F92">
      <w:pPr>
        <w:jc w:val="center"/>
        <w:rPr>
          <w:sz w:val="28"/>
        </w:rPr>
      </w:pPr>
      <w:r w:rsidRPr="009B1CC0">
        <w:rPr>
          <w:rFonts w:hint="eastAsia"/>
          <w:sz w:val="28"/>
        </w:rPr>
        <w:t>一种多端线路保护故障定位及测距的方法</w:t>
      </w:r>
    </w:p>
    <w:p w14:paraId="6BA8D87B" w14:textId="77777777" w:rsidR="007712EB" w:rsidRPr="009B1CC0" w:rsidRDefault="007712EB" w:rsidP="00C35F92">
      <w:pPr>
        <w:pStyle w:val="00"/>
        <w:ind w:firstLine="482"/>
        <w:rPr>
          <w:b/>
        </w:rPr>
      </w:pPr>
    </w:p>
    <w:p w14:paraId="4CA8E119" w14:textId="1F967F92" w:rsidR="00516458" w:rsidRPr="009B1CC0" w:rsidRDefault="00C35F92" w:rsidP="00C35F92">
      <w:pPr>
        <w:pStyle w:val="00"/>
        <w:ind w:firstLine="482"/>
        <w:rPr>
          <w:b/>
        </w:rPr>
      </w:pPr>
      <w:r w:rsidRPr="009B1CC0">
        <w:rPr>
          <w:rFonts w:hint="eastAsia"/>
          <w:b/>
        </w:rPr>
        <w:t>技术领域</w:t>
      </w:r>
    </w:p>
    <w:p w14:paraId="7449F2AE" w14:textId="2B9F3842" w:rsidR="00A06C9E" w:rsidRPr="009B1CC0" w:rsidRDefault="005B087B" w:rsidP="00A06C9E">
      <w:pPr>
        <w:pStyle w:val="00"/>
        <w:ind w:firstLine="480"/>
      </w:pPr>
      <w:r w:rsidRPr="009B1CC0">
        <w:rPr>
          <w:rFonts w:hint="eastAsia"/>
        </w:rPr>
        <w:t>本发明属于电力系统领域，具体地，涉及一种多端线路保护故障定位及测距的方法。</w:t>
      </w:r>
    </w:p>
    <w:p w14:paraId="754B178E" w14:textId="77777777" w:rsidR="007712EB" w:rsidRPr="009B1CC0" w:rsidRDefault="007712EB" w:rsidP="009B1CC0">
      <w:pPr>
        <w:pStyle w:val="00"/>
        <w:ind w:firstLine="482"/>
        <w:rPr>
          <w:b/>
        </w:rPr>
      </w:pPr>
    </w:p>
    <w:p w14:paraId="23C518AF" w14:textId="4785DBB9" w:rsidR="00516458" w:rsidRPr="009B1CC0" w:rsidRDefault="00C35F92" w:rsidP="00C35F92">
      <w:pPr>
        <w:pStyle w:val="00"/>
        <w:ind w:firstLine="482"/>
        <w:rPr>
          <w:b/>
        </w:rPr>
      </w:pPr>
      <w:r w:rsidRPr="009B1CC0">
        <w:rPr>
          <w:rFonts w:hint="eastAsia"/>
          <w:b/>
        </w:rPr>
        <w:t>背景技术</w:t>
      </w:r>
    </w:p>
    <w:p w14:paraId="4D2AF1C8" w14:textId="77777777" w:rsidR="005B087B" w:rsidRPr="009B1CC0" w:rsidRDefault="005B087B" w:rsidP="005B087B">
      <w:pPr>
        <w:pStyle w:val="00"/>
        <w:ind w:firstLine="480"/>
        <w:rPr>
          <w:rFonts w:hint="eastAsia"/>
        </w:rPr>
      </w:pPr>
      <w:r w:rsidRPr="009B1CC0">
        <w:rPr>
          <w:rFonts w:hint="eastAsia"/>
        </w:rPr>
        <w:t>线路保护目前主要有单端测距和双端测距。</w:t>
      </w:r>
    </w:p>
    <w:p w14:paraId="038A59E1" w14:textId="7BA3B383" w:rsidR="005B087B" w:rsidRPr="009B1CC0" w:rsidRDefault="005B087B" w:rsidP="005B087B">
      <w:pPr>
        <w:pStyle w:val="00"/>
        <w:ind w:firstLine="480"/>
      </w:pPr>
      <w:r w:rsidRPr="009B1CC0">
        <w:rPr>
          <w:rFonts w:hint="eastAsia"/>
        </w:rPr>
        <w:t>由距离保护实现单端测距。单端测距是利用线路单端的电压、电流等故障信息构成测距算法，通过测量电抗</w:t>
      </w:r>
      <w:r w:rsidRPr="009B1CC0">
        <w:rPr>
          <w:rFonts w:hint="eastAsia"/>
        </w:rPr>
        <w:t>X</w:t>
      </w:r>
      <w:r w:rsidRPr="009B1CC0">
        <w:rPr>
          <w:rFonts w:hint="eastAsia"/>
        </w:rPr>
        <w:t>值的大小计算故障点到保护安装处的距离。由于单端测距受助增电流的影响，主要用于本线路测距；因受过渡电阻的影响，主要用于金属性短路故障。</w:t>
      </w:r>
    </w:p>
    <w:p w14:paraId="522AA80B" w14:textId="4473F15B" w:rsidR="00932B8D" w:rsidRDefault="00932B8D" w:rsidP="005B087B">
      <w:pPr>
        <w:pStyle w:val="00"/>
        <w:ind w:firstLine="480"/>
        <w:rPr>
          <w:ins w:id="9" w:author="智绘未来专利代理" w:date="2021-09-03T17:45:00Z"/>
          <w:rFonts w:hint="eastAsia"/>
        </w:rPr>
      </w:pPr>
      <w:ins w:id="10" w:author="智绘未来专利代理" w:date="2021-09-03T17:45:00Z">
        <w:r>
          <w:rPr>
            <w:rFonts w:hint="eastAsia"/>
          </w:rPr>
          <w:t>现有技术文件</w:t>
        </w:r>
        <w:r>
          <w:rPr>
            <w:rFonts w:hint="eastAsia"/>
          </w:rPr>
          <w:t>1</w:t>
        </w:r>
        <w:r>
          <w:rPr>
            <w:rFonts w:hint="eastAsia"/>
          </w:rPr>
          <w:t>（</w:t>
        </w:r>
        <w:r w:rsidRPr="00932B8D">
          <w:t>CN111527661A</w:t>
        </w:r>
        <w:r>
          <w:rPr>
            <w:rFonts w:hint="eastAsia"/>
          </w:rPr>
          <w:t>）公开了一种</w:t>
        </w:r>
        <w:r w:rsidRPr="00932B8D">
          <w:rPr>
            <w:rFonts w:hint="eastAsia"/>
          </w:rPr>
          <w:t>多端子抽头线路中的故障定位</w:t>
        </w:r>
        <w:r>
          <w:rPr>
            <w:rFonts w:hint="eastAsia"/>
          </w:rPr>
          <w:t>方法，</w:t>
        </w:r>
        <w:r w:rsidRPr="00932B8D">
          <w:rPr>
            <w:rFonts w:hint="eastAsia"/>
          </w:rPr>
          <w:t>电力传输系统至少连接第一端子、第二端子和第三端子，并且至少包括第一区段、第二区段和第三区段，其中这三个区段在接头处连接。该装置包括输入接口、相量计算模块、存储器和故障定位器。输入接口接收一个或多个端子处的电压和电流的测量结果。接口还可以接收从这些测量结果获得的相量。相量计算模块从电压和电流测量结果来计算正序电压和电流相量。该存储器具有每个区段的正序线路阻抗参数。故障定位器基于故障区段、针对每个端子获得的正序相量以及每个区段的线路阻抗参数来获取故障位置。</w:t>
        </w:r>
        <w:r>
          <w:rPr>
            <w:rFonts w:hint="eastAsia"/>
          </w:rPr>
          <w:t>现有技术文件</w:t>
        </w:r>
        <w:r>
          <w:rPr>
            <w:rFonts w:hint="eastAsia"/>
          </w:rPr>
          <w:t>1</w:t>
        </w:r>
        <w:r>
          <w:rPr>
            <w:rFonts w:hint="eastAsia"/>
          </w:rPr>
          <w:t>的不足之处在于，</w:t>
        </w:r>
        <w:commentRangeStart w:id="11"/>
        <w:r>
          <w:rPr>
            <w:rFonts w:hint="eastAsia"/>
          </w:rPr>
          <w:t>【】</w:t>
        </w:r>
        <w:commentRangeEnd w:id="11"/>
        <w:r w:rsidR="00523B92">
          <w:rPr>
            <w:rStyle w:val="af1"/>
          </w:rPr>
          <w:commentReference w:id="11"/>
        </w:r>
        <w:r>
          <w:rPr>
            <w:rFonts w:hint="eastAsia"/>
          </w:rPr>
          <w:t>。</w:t>
        </w:r>
      </w:ins>
    </w:p>
    <w:p w14:paraId="6DA6C681" w14:textId="77777777" w:rsidR="005B087B" w:rsidRPr="009B1CC0" w:rsidRDefault="005B087B" w:rsidP="005B087B">
      <w:pPr>
        <w:pStyle w:val="00"/>
        <w:ind w:firstLine="480"/>
        <w:rPr>
          <w:rFonts w:hint="eastAsia"/>
        </w:rPr>
      </w:pPr>
      <w:proofErr w:type="gramStart"/>
      <w:r w:rsidRPr="009B1CC0">
        <w:rPr>
          <w:rFonts w:hint="eastAsia"/>
        </w:rPr>
        <w:t>由纵联电</w:t>
      </w:r>
      <w:proofErr w:type="gramEnd"/>
      <w:r w:rsidRPr="009B1CC0">
        <w:rPr>
          <w:rFonts w:hint="eastAsia"/>
        </w:rPr>
        <w:t>流差动保护实现双端测距。差动保护通过光纤通道得到对侧的电流、电压，得到两个等式，可以计算出本侧故障电抗</w:t>
      </w:r>
      <w:r w:rsidRPr="009B1CC0">
        <w:rPr>
          <w:rFonts w:hint="eastAsia"/>
        </w:rPr>
        <w:t>X</w:t>
      </w:r>
      <w:r w:rsidRPr="009B1CC0">
        <w:rPr>
          <w:rFonts w:hint="eastAsia"/>
        </w:rPr>
        <w:t>，实现测距，该测距比较精确，但只用于本线路的测距。</w:t>
      </w:r>
      <w:proofErr w:type="gramStart"/>
      <w:r w:rsidRPr="009B1CC0">
        <w:rPr>
          <w:rFonts w:hint="eastAsia"/>
        </w:rPr>
        <w:t>纵</w:t>
      </w:r>
      <w:proofErr w:type="gramEnd"/>
      <w:r w:rsidRPr="009B1CC0">
        <w:rPr>
          <w:rFonts w:hint="eastAsia"/>
        </w:rPr>
        <w:t>联电流差动保护还可以使用分布参数法，在均匀线路上，根据贝瑞隆线路传输方程，线路上任一点电流、电压可由线路首端和末端电流、电压由公式计算得到，当发生区内故障时，由线路保护安装处可计算出故障处的电压和电流，因此可以得出可靠的测距结果。</w:t>
      </w:r>
    </w:p>
    <w:p w14:paraId="321A44CA" w14:textId="77777777" w:rsidR="005B087B" w:rsidRPr="009B1CC0" w:rsidRDefault="005B087B" w:rsidP="005B087B">
      <w:pPr>
        <w:pStyle w:val="00"/>
        <w:ind w:firstLine="480"/>
        <w:rPr>
          <w:rFonts w:hint="eastAsia"/>
        </w:rPr>
      </w:pPr>
      <w:r w:rsidRPr="009B1CC0">
        <w:rPr>
          <w:rFonts w:hint="eastAsia"/>
        </w:rPr>
        <w:lastRenderedPageBreak/>
        <w:t>三</w:t>
      </w:r>
      <w:proofErr w:type="gramStart"/>
      <w:r w:rsidRPr="009B1CC0">
        <w:rPr>
          <w:rFonts w:hint="eastAsia"/>
        </w:rPr>
        <w:t>端以上</w:t>
      </w:r>
      <w:proofErr w:type="gramEnd"/>
      <w:r w:rsidRPr="009B1CC0">
        <w:rPr>
          <w:rFonts w:hint="eastAsia"/>
        </w:rPr>
        <w:t>的多端高压线路应用比较广泛，但受技术等条件限制，目前多端线路保护是通过距离保护实现单端测距，不能实现有效测距。</w:t>
      </w:r>
    </w:p>
    <w:p w14:paraId="39F63087" w14:textId="34CDD206" w:rsidR="00A06C9E" w:rsidRPr="009B1CC0" w:rsidRDefault="005B087B" w:rsidP="005B087B">
      <w:pPr>
        <w:pStyle w:val="00"/>
        <w:ind w:firstLine="480"/>
      </w:pPr>
      <w:r w:rsidRPr="009B1CC0">
        <w:rPr>
          <w:rFonts w:hint="eastAsia"/>
        </w:rPr>
        <w:t>目前，刚开发完成的多端线路</w:t>
      </w:r>
      <w:proofErr w:type="gramStart"/>
      <w:r w:rsidRPr="009B1CC0">
        <w:rPr>
          <w:rFonts w:hint="eastAsia"/>
        </w:rPr>
        <w:t>纵</w:t>
      </w:r>
      <w:proofErr w:type="gramEnd"/>
      <w:r w:rsidRPr="009B1CC0">
        <w:rPr>
          <w:rFonts w:hint="eastAsia"/>
        </w:rPr>
        <w:t>联电流差动保护，主机侧差动保护保护可以收到其它</w:t>
      </w:r>
      <w:proofErr w:type="gramStart"/>
      <w:r w:rsidRPr="009B1CC0">
        <w:rPr>
          <w:rFonts w:hint="eastAsia"/>
        </w:rPr>
        <w:t>各侧保护</w:t>
      </w:r>
      <w:proofErr w:type="gramEnd"/>
      <w:r w:rsidRPr="009B1CC0">
        <w:rPr>
          <w:rFonts w:hint="eastAsia"/>
        </w:rPr>
        <w:t>的电气量，本发明提出一种多端线路保护故障定位及测距的方法，实现多端线路故障的精确定位及测距。</w:t>
      </w:r>
    </w:p>
    <w:p w14:paraId="3A673BC1" w14:textId="77777777" w:rsidR="007712EB" w:rsidRPr="009B1CC0" w:rsidRDefault="007712EB" w:rsidP="009B1CC0">
      <w:pPr>
        <w:pStyle w:val="00"/>
        <w:ind w:firstLine="482"/>
        <w:rPr>
          <w:b/>
        </w:rPr>
      </w:pPr>
    </w:p>
    <w:p w14:paraId="44CF3C3C" w14:textId="5CD38A23" w:rsidR="00516458" w:rsidRPr="009B1CC0" w:rsidRDefault="00C35F92" w:rsidP="00C35F92">
      <w:pPr>
        <w:pStyle w:val="00"/>
        <w:ind w:firstLine="482"/>
        <w:rPr>
          <w:b/>
        </w:rPr>
      </w:pPr>
      <w:r w:rsidRPr="009B1CC0">
        <w:rPr>
          <w:rFonts w:hint="eastAsia"/>
          <w:b/>
        </w:rPr>
        <w:t>发明内容</w:t>
      </w:r>
    </w:p>
    <w:p w14:paraId="7145D686" w14:textId="277226DB" w:rsidR="00A06C9E" w:rsidRPr="009B1CC0" w:rsidRDefault="00CD05BF" w:rsidP="00A06C9E">
      <w:pPr>
        <w:pStyle w:val="00"/>
        <w:ind w:firstLine="480"/>
      </w:pPr>
      <w:r w:rsidRPr="009B1CC0">
        <w:rPr>
          <w:rFonts w:hint="eastAsia"/>
        </w:rPr>
        <w:t>为解决现有技术中存在的</w:t>
      </w:r>
      <w:r w:rsidR="00AA554A" w:rsidRPr="009B1CC0">
        <w:rPr>
          <w:rFonts w:hint="eastAsia"/>
        </w:rPr>
        <w:t>不足</w:t>
      </w:r>
      <w:r w:rsidRPr="009B1CC0">
        <w:rPr>
          <w:rFonts w:hint="eastAsia"/>
        </w:rPr>
        <w:t>，</w:t>
      </w:r>
      <w:r w:rsidR="00D95AD5" w:rsidRPr="009B1CC0">
        <w:rPr>
          <w:rFonts w:hint="eastAsia"/>
        </w:rPr>
        <w:t>本发明的目的在于，</w:t>
      </w:r>
      <w:ins w:id="12" w:author="智绘未来专利代理" w:date="2021-09-03T17:45:00Z">
        <w:r w:rsidR="00D95AD5">
          <w:rPr>
            <w:rFonts w:hint="eastAsia"/>
          </w:rPr>
          <w:t>提供</w:t>
        </w:r>
      </w:ins>
      <w:r w:rsidR="005B087B" w:rsidRPr="009B1CC0">
        <w:rPr>
          <w:rFonts w:hint="eastAsia"/>
        </w:rPr>
        <w:t>一种多端线路保护故障定位及测距的方法，解决目前多端线路故障时不能有效测距问题</w:t>
      </w:r>
      <w:r w:rsidR="00D95AD5" w:rsidRPr="009B1CC0">
        <w:rPr>
          <w:rFonts w:hint="eastAsia"/>
        </w:rPr>
        <w:t>。</w:t>
      </w:r>
    </w:p>
    <w:p w14:paraId="338C1B95" w14:textId="405EFDEB" w:rsidR="00D95AD5" w:rsidRPr="009B1CC0" w:rsidRDefault="00D95AD5" w:rsidP="007712EB">
      <w:pPr>
        <w:pStyle w:val="00"/>
        <w:ind w:firstLine="480"/>
      </w:pPr>
      <w:r w:rsidRPr="009B1CC0">
        <w:rPr>
          <w:rFonts w:hint="eastAsia"/>
        </w:rPr>
        <w:t>本发明采用如下的技术方案。</w:t>
      </w:r>
      <w:del w:id="13" w:author="智绘未来专利代理" w:date="2021-09-03T17:45:00Z">
        <w:r w:rsidR="0043536A">
          <w:rPr>
            <w:rFonts w:hint="eastAsia"/>
            <w:color w:val="000000" w:themeColor="text1"/>
          </w:rPr>
          <w:delText>【】</w:delText>
        </w:r>
      </w:del>
      <w:ins w:id="14" w:author="智绘未来专利代理" w:date="2021-09-03T17:45:00Z">
        <w:r w:rsidR="00D55786" w:rsidRPr="007712EB">
          <w:rPr>
            <w:rFonts w:hint="eastAsia"/>
            <w:highlight w:val="yellow"/>
          </w:rPr>
          <w:t>【</w:t>
        </w:r>
        <w:r w:rsidR="007712EB" w:rsidRPr="007712EB">
          <w:rPr>
            <w:rFonts w:hint="eastAsia"/>
            <w:highlight w:val="yellow"/>
          </w:rPr>
          <w:t>请注意：此部分内容应与权利要求书一致，定稿前由代理人复制整理于此，发明人无需关注此部分内容。</w:t>
        </w:r>
        <w:r w:rsidR="00D55786" w:rsidRPr="007712EB">
          <w:rPr>
            <w:rFonts w:hint="eastAsia"/>
            <w:highlight w:val="yellow"/>
          </w:rPr>
          <w:t>】</w:t>
        </w:r>
      </w:ins>
    </w:p>
    <w:p w14:paraId="173FE60F" w14:textId="77777777" w:rsidR="00190AAD" w:rsidRDefault="00190AAD">
      <w:pPr>
        <w:pStyle w:val="00"/>
        <w:ind w:firstLine="480"/>
        <w:rPr>
          <w:del w:id="15" w:author="智绘未来专利代理" w:date="2021-09-03T17:45:00Z"/>
          <w:color w:val="000000" w:themeColor="text1"/>
        </w:rPr>
      </w:pPr>
    </w:p>
    <w:p w14:paraId="09697E15" w14:textId="77777777" w:rsidR="00190AAD" w:rsidRDefault="00D95AD5">
      <w:pPr>
        <w:pStyle w:val="00"/>
        <w:ind w:firstLine="480"/>
        <w:rPr>
          <w:del w:id="16" w:author="智绘未来专利代理" w:date="2021-09-03T17:45:00Z"/>
          <w:color w:val="000000" w:themeColor="text1"/>
        </w:rPr>
      </w:pPr>
      <w:r w:rsidRPr="009B1CC0">
        <w:rPr>
          <w:rFonts w:hint="eastAsia"/>
        </w:rPr>
        <w:t>本发明的有益效果在于，与现有技术相比，</w:t>
      </w:r>
    </w:p>
    <w:p w14:paraId="68958215" w14:textId="2F169AAF" w:rsidR="005B087B" w:rsidRPr="009B1CC0" w:rsidRDefault="005B087B" w:rsidP="005B087B">
      <w:pPr>
        <w:pStyle w:val="00"/>
        <w:ind w:firstLine="480"/>
        <w:rPr>
          <w:rFonts w:hint="eastAsia"/>
        </w:rPr>
      </w:pPr>
      <w:r w:rsidRPr="009B1CC0">
        <w:rPr>
          <w:rFonts w:hint="eastAsia"/>
        </w:rPr>
        <w:t>本发明的多端线路保护故障定位及测距的方法，可以解决目前多端线路不能有效测距问题。</w:t>
      </w:r>
    </w:p>
    <w:p w14:paraId="6F73B665" w14:textId="5835D76B" w:rsidR="00D95AD5" w:rsidRPr="009B1CC0" w:rsidRDefault="005B087B" w:rsidP="005B087B">
      <w:pPr>
        <w:pStyle w:val="00"/>
        <w:ind w:firstLine="480"/>
      </w:pPr>
      <w:r w:rsidRPr="009B1CC0">
        <w:rPr>
          <w:rFonts w:hint="eastAsia"/>
        </w:rPr>
        <w:t>本发明方法根据故障类型，选择最大电压差的序分量电压作为判别电压，根据</w:t>
      </w:r>
      <w:r w:rsidRPr="009B1CC0">
        <w:rPr>
          <w:rFonts w:hint="eastAsia"/>
        </w:rPr>
        <w:t>T</w:t>
      </w:r>
      <w:r w:rsidRPr="009B1CC0">
        <w:rPr>
          <w:rFonts w:hint="eastAsia"/>
        </w:rPr>
        <w:t>节点不同侧推导出的序分量电压差异性，结合二分法判断故障点位置，可以实现多端线路故障的精确定位及测距</w:t>
      </w:r>
      <w:r w:rsidR="00D95AD5" w:rsidRPr="009B1CC0">
        <w:rPr>
          <w:rFonts w:hint="eastAsia"/>
        </w:rPr>
        <w:t>。</w:t>
      </w:r>
    </w:p>
    <w:p w14:paraId="4174FA9E" w14:textId="77777777" w:rsidR="007712EB" w:rsidRPr="009B1CC0" w:rsidRDefault="007712EB" w:rsidP="009B1CC0">
      <w:pPr>
        <w:pStyle w:val="00"/>
        <w:ind w:firstLine="482"/>
        <w:rPr>
          <w:b/>
        </w:rPr>
      </w:pPr>
    </w:p>
    <w:p w14:paraId="772C1679" w14:textId="256C2931" w:rsidR="00516458" w:rsidRPr="009B1CC0" w:rsidRDefault="00C35F92" w:rsidP="00C35F92">
      <w:pPr>
        <w:pStyle w:val="00"/>
        <w:ind w:firstLine="482"/>
        <w:rPr>
          <w:b/>
        </w:rPr>
      </w:pPr>
      <w:r w:rsidRPr="009B1CC0">
        <w:rPr>
          <w:rFonts w:hint="eastAsia"/>
          <w:b/>
        </w:rPr>
        <w:t>附图说明</w:t>
      </w:r>
    </w:p>
    <w:p w14:paraId="588908C7" w14:textId="77777777" w:rsidR="007A15F2" w:rsidRPr="009B1CC0" w:rsidRDefault="007A15F2" w:rsidP="007A15F2">
      <w:pPr>
        <w:pStyle w:val="00"/>
        <w:ind w:firstLine="480"/>
        <w:rPr>
          <w:rFonts w:hint="eastAsia"/>
        </w:rPr>
      </w:pPr>
      <w:r w:rsidRPr="009B1CC0">
        <w:rPr>
          <w:rFonts w:hint="eastAsia"/>
        </w:rPr>
        <w:t>图</w:t>
      </w:r>
      <w:r w:rsidRPr="009B1CC0">
        <w:rPr>
          <w:rFonts w:hint="eastAsia"/>
        </w:rPr>
        <w:t>1</w:t>
      </w:r>
      <w:r w:rsidRPr="009B1CC0">
        <w:rPr>
          <w:rFonts w:hint="eastAsia"/>
        </w:rPr>
        <w:t>是</w:t>
      </w:r>
      <w:r w:rsidRPr="009B1CC0">
        <w:rPr>
          <w:rFonts w:hint="eastAsia"/>
        </w:rPr>
        <w:t>N</w:t>
      </w:r>
      <w:proofErr w:type="gramStart"/>
      <w:r w:rsidRPr="009B1CC0">
        <w:rPr>
          <w:rFonts w:hint="eastAsia"/>
        </w:rPr>
        <w:t>个</w:t>
      </w:r>
      <w:proofErr w:type="gramEnd"/>
      <w:r w:rsidRPr="009B1CC0">
        <w:rPr>
          <w:rFonts w:hint="eastAsia"/>
        </w:rPr>
        <w:t>T</w:t>
      </w:r>
      <w:r w:rsidRPr="009B1CC0">
        <w:rPr>
          <w:rFonts w:hint="eastAsia"/>
        </w:rPr>
        <w:t>节点、</w:t>
      </w:r>
      <w:r w:rsidRPr="009B1CC0">
        <w:rPr>
          <w:rFonts w:hint="eastAsia"/>
        </w:rPr>
        <w:t>N+2</w:t>
      </w:r>
      <w:r w:rsidRPr="009B1CC0">
        <w:rPr>
          <w:rFonts w:hint="eastAsia"/>
        </w:rPr>
        <w:t>端线路的主接线示意图。</w:t>
      </w:r>
    </w:p>
    <w:p w14:paraId="1C228F7D" w14:textId="77777777" w:rsidR="007A15F2" w:rsidRPr="009B1CC0" w:rsidRDefault="007A15F2" w:rsidP="007A15F2">
      <w:pPr>
        <w:pStyle w:val="00"/>
        <w:ind w:firstLine="480"/>
        <w:rPr>
          <w:rFonts w:hint="eastAsia"/>
        </w:rPr>
      </w:pPr>
      <w:r w:rsidRPr="009B1CC0">
        <w:rPr>
          <w:rFonts w:hint="eastAsia"/>
        </w:rPr>
        <w:t>图</w:t>
      </w:r>
      <w:r w:rsidRPr="009B1CC0">
        <w:rPr>
          <w:rFonts w:hint="eastAsia"/>
        </w:rPr>
        <w:t>2</w:t>
      </w:r>
      <w:r w:rsidRPr="009B1CC0">
        <w:rPr>
          <w:rFonts w:hint="eastAsia"/>
        </w:rPr>
        <w:t>是判断故障点位置示意图。</w:t>
      </w:r>
    </w:p>
    <w:p w14:paraId="74E7760A" w14:textId="77777777" w:rsidR="007A15F2" w:rsidRPr="009B1CC0" w:rsidRDefault="007A15F2" w:rsidP="007A15F2">
      <w:pPr>
        <w:pStyle w:val="00"/>
        <w:ind w:firstLine="480"/>
        <w:rPr>
          <w:rFonts w:hint="eastAsia"/>
        </w:rPr>
      </w:pPr>
      <w:r w:rsidRPr="009B1CC0">
        <w:rPr>
          <w:rFonts w:hint="eastAsia"/>
        </w:rPr>
        <w:t>图</w:t>
      </w:r>
      <w:r w:rsidRPr="009B1CC0">
        <w:rPr>
          <w:rFonts w:hint="eastAsia"/>
        </w:rPr>
        <w:t>3</w:t>
      </w:r>
      <w:r w:rsidRPr="009B1CC0">
        <w:rPr>
          <w:rFonts w:hint="eastAsia"/>
        </w:rPr>
        <w:t>是计算线路节点的正序电压和正序电流示意图。</w:t>
      </w:r>
    </w:p>
    <w:p w14:paraId="6EA85058" w14:textId="77777777" w:rsidR="007A15F2" w:rsidRPr="009B1CC0" w:rsidRDefault="007A15F2" w:rsidP="007A15F2">
      <w:pPr>
        <w:pStyle w:val="00"/>
        <w:ind w:firstLine="480"/>
        <w:rPr>
          <w:rFonts w:hint="eastAsia"/>
        </w:rPr>
      </w:pPr>
      <w:r w:rsidRPr="009B1CC0">
        <w:rPr>
          <w:rFonts w:hint="eastAsia"/>
        </w:rPr>
        <w:t>图</w:t>
      </w:r>
      <w:r w:rsidRPr="009B1CC0">
        <w:rPr>
          <w:rFonts w:hint="eastAsia"/>
        </w:rPr>
        <w:t>4</w:t>
      </w:r>
      <w:r w:rsidRPr="009B1CC0">
        <w:rPr>
          <w:rFonts w:hint="eastAsia"/>
        </w:rPr>
        <w:t>是根据线路节点的正序电压和正序电流，计算连接</w:t>
      </w:r>
      <w:r w:rsidRPr="009B1CC0">
        <w:rPr>
          <w:rFonts w:hint="eastAsia"/>
        </w:rPr>
        <w:t>T</w:t>
      </w:r>
      <w:r w:rsidRPr="009B1CC0">
        <w:rPr>
          <w:rFonts w:hint="eastAsia"/>
        </w:rPr>
        <w:t>节点的正序电压示意图。</w:t>
      </w:r>
    </w:p>
    <w:p w14:paraId="4A1F43C4" w14:textId="77777777" w:rsidR="007A15F2" w:rsidRPr="009B1CC0" w:rsidRDefault="007A15F2" w:rsidP="007A15F2">
      <w:pPr>
        <w:pStyle w:val="00"/>
        <w:ind w:firstLine="480"/>
        <w:rPr>
          <w:rFonts w:hint="eastAsia"/>
        </w:rPr>
      </w:pPr>
      <w:r w:rsidRPr="009B1CC0">
        <w:rPr>
          <w:rFonts w:hint="eastAsia"/>
        </w:rPr>
        <w:t>图</w:t>
      </w:r>
      <w:r w:rsidRPr="009B1CC0">
        <w:rPr>
          <w:rFonts w:hint="eastAsia"/>
        </w:rPr>
        <w:t>5</w:t>
      </w:r>
      <w:r w:rsidRPr="009B1CC0">
        <w:rPr>
          <w:rFonts w:hint="eastAsia"/>
        </w:rPr>
        <w:t>是按</w:t>
      </w:r>
      <w:r w:rsidRPr="009B1CC0">
        <w:rPr>
          <w:rFonts w:hint="eastAsia"/>
        </w:rPr>
        <w:t>T</w:t>
      </w:r>
      <w:r w:rsidRPr="009B1CC0">
        <w:rPr>
          <w:rFonts w:hint="eastAsia"/>
        </w:rPr>
        <w:t>节点序号从小到大推导相邻</w:t>
      </w:r>
      <w:r w:rsidRPr="009B1CC0">
        <w:rPr>
          <w:rFonts w:hint="eastAsia"/>
        </w:rPr>
        <w:t>T</w:t>
      </w:r>
      <w:r w:rsidRPr="009B1CC0">
        <w:rPr>
          <w:rFonts w:hint="eastAsia"/>
        </w:rPr>
        <w:t>节点电压示意图。</w:t>
      </w:r>
    </w:p>
    <w:p w14:paraId="2C77A386" w14:textId="77777777" w:rsidR="007A15F2" w:rsidRPr="009B1CC0" w:rsidRDefault="007A15F2" w:rsidP="007A15F2">
      <w:pPr>
        <w:pStyle w:val="00"/>
        <w:ind w:firstLine="480"/>
        <w:rPr>
          <w:rFonts w:hint="eastAsia"/>
        </w:rPr>
      </w:pPr>
      <w:r w:rsidRPr="009B1CC0">
        <w:rPr>
          <w:rFonts w:hint="eastAsia"/>
        </w:rPr>
        <w:t>图</w:t>
      </w:r>
      <w:r w:rsidRPr="009B1CC0">
        <w:rPr>
          <w:rFonts w:hint="eastAsia"/>
        </w:rPr>
        <w:t>6</w:t>
      </w:r>
      <w:r w:rsidRPr="009B1CC0">
        <w:rPr>
          <w:rFonts w:hint="eastAsia"/>
        </w:rPr>
        <w:t>按</w:t>
      </w:r>
      <w:r w:rsidRPr="009B1CC0">
        <w:rPr>
          <w:rFonts w:hint="eastAsia"/>
        </w:rPr>
        <w:t>T</w:t>
      </w:r>
      <w:r w:rsidRPr="009B1CC0">
        <w:rPr>
          <w:rFonts w:hint="eastAsia"/>
        </w:rPr>
        <w:t>节点序号从大到小推导相邻</w:t>
      </w:r>
      <w:r w:rsidRPr="009B1CC0">
        <w:rPr>
          <w:rFonts w:hint="eastAsia"/>
        </w:rPr>
        <w:t>T</w:t>
      </w:r>
      <w:r w:rsidRPr="009B1CC0">
        <w:rPr>
          <w:rFonts w:hint="eastAsia"/>
        </w:rPr>
        <w:t>节点电压示意图。</w:t>
      </w:r>
    </w:p>
    <w:p w14:paraId="057CF69E" w14:textId="04C9260C" w:rsidR="00A06C9E" w:rsidRPr="009B1CC0" w:rsidRDefault="007A15F2" w:rsidP="007A15F2">
      <w:pPr>
        <w:pStyle w:val="00"/>
        <w:ind w:firstLine="480"/>
      </w:pPr>
      <w:r w:rsidRPr="009B1CC0">
        <w:rPr>
          <w:rFonts w:hint="eastAsia"/>
        </w:rPr>
        <w:t>图</w:t>
      </w:r>
      <w:r w:rsidRPr="009B1CC0">
        <w:rPr>
          <w:rFonts w:hint="eastAsia"/>
        </w:rPr>
        <w:t>7</w:t>
      </w:r>
      <w:r w:rsidRPr="009B1CC0">
        <w:rPr>
          <w:rFonts w:hint="eastAsia"/>
        </w:rPr>
        <w:t>是多端线路保护故障定位及测距的流程示意图。</w:t>
      </w:r>
    </w:p>
    <w:p w14:paraId="29F7B488" w14:textId="77777777" w:rsidR="007712EB" w:rsidRPr="009B1CC0" w:rsidRDefault="007712EB" w:rsidP="009B1CC0">
      <w:pPr>
        <w:pStyle w:val="00"/>
        <w:ind w:firstLine="482"/>
        <w:rPr>
          <w:b/>
        </w:rPr>
      </w:pPr>
    </w:p>
    <w:p w14:paraId="0F4D858C" w14:textId="3FBF539E" w:rsidR="00516458" w:rsidRPr="009B1CC0" w:rsidRDefault="00C35F92" w:rsidP="00C35F92">
      <w:pPr>
        <w:pStyle w:val="00"/>
        <w:ind w:firstLine="482"/>
        <w:rPr>
          <w:b/>
        </w:rPr>
      </w:pPr>
      <w:r w:rsidRPr="009B1CC0">
        <w:rPr>
          <w:rFonts w:hint="eastAsia"/>
          <w:b/>
        </w:rPr>
        <w:lastRenderedPageBreak/>
        <w:t>具体实施方式</w:t>
      </w:r>
    </w:p>
    <w:p w14:paraId="3338362D" w14:textId="5FAE5BC3" w:rsidR="00241BF9" w:rsidRPr="009B1CC0" w:rsidRDefault="007A29F3" w:rsidP="007A29F3">
      <w:pPr>
        <w:pStyle w:val="00"/>
        <w:ind w:firstLine="480"/>
      </w:pPr>
      <w:r w:rsidRPr="009B1CC0">
        <w:rPr>
          <w:rFonts w:hint="eastAsia"/>
        </w:rPr>
        <w:t>下面结合附图对本申请作进一步描述。以下实施例仅用于更加清楚地说明本发明的技术方案，而不能以此来限制本申请的保护范围。</w:t>
      </w:r>
    </w:p>
    <w:p w14:paraId="2717EF2C" w14:textId="77777777" w:rsidR="00B6374D" w:rsidRDefault="00B6374D" w:rsidP="00B6374D">
      <w:pPr>
        <w:pStyle w:val="00"/>
        <w:ind w:firstLine="480"/>
        <w:rPr>
          <w:color w:val="000000" w:themeColor="text1"/>
          <w:lang w:bidi="en-US"/>
        </w:rPr>
      </w:pPr>
      <w:r>
        <w:rPr>
          <w:rFonts w:hint="eastAsia"/>
          <w:color w:val="000000" w:themeColor="text1"/>
          <w:lang w:bidi="en-US"/>
        </w:rPr>
        <w:t>首先对本发明中使用的以下技术术语进行说明或定义：</w:t>
      </w:r>
    </w:p>
    <w:p w14:paraId="5C3F323D" w14:textId="77777777" w:rsidR="00B6374D" w:rsidRPr="009B1CC0" w:rsidRDefault="00B6374D" w:rsidP="00B6374D">
      <w:pPr>
        <w:pStyle w:val="00"/>
        <w:ind w:firstLine="480"/>
      </w:pPr>
      <w:r w:rsidRPr="009B1CC0">
        <w:rPr>
          <w:rFonts w:hint="eastAsia"/>
        </w:rPr>
        <w:t>多端</w:t>
      </w:r>
      <w:proofErr w:type="gramStart"/>
      <w:r w:rsidRPr="009B1CC0">
        <w:rPr>
          <w:rFonts w:hint="eastAsia"/>
        </w:rPr>
        <w:t>纵</w:t>
      </w:r>
      <w:proofErr w:type="gramEnd"/>
      <w:r w:rsidRPr="009B1CC0">
        <w:rPr>
          <w:rFonts w:hint="eastAsia"/>
        </w:rPr>
        <w:t>联电流差动保护：</w:t>
      </w:r>
      <w:r w:rsidRPr="009B1CC0">
        <w:t>3</w:t>
      </w:r>
      <w:r w:rsidRPr="009B1CC0">
        <w:rPr>
          <w:rFonts w:hint="eastAsia"/>
        </w:rPr>
        <w:t>端及以上线路，每个线路节点处均配置</w:t>
      </w:r>
      <w:r w:rsidRPr="009B1CC0">
        <w:rPr>
          <w:rFonts w:hint="eastAsia"/>
        </w:rPr>
        <w:t>1</w:t>
      </w:r>
      <w:r w:rsidRPr="009B1CC0">
        <w:rPr>
          <w:rFonts w:hint="eastAsia"/>
        </w:rPr>
        <w:t>台多端</w:t>
      </w:r>
      <w:proofErr w:type="gramStart"/>
      <w:r w:rsidRPr="009B1CC0">
        <w:rPr>
          <w:rFonts w:hint="eastAsia"/>
        </w:rPr>
        <w:t>纵</w:t>
      </w:r>
      <w:proofErr w:type="gramEnd"/>
      <w:r w:rsidRPr="009B1CC0">
        <w:rPr>
          <w:rFonts w:hint="eastAsia"/>
        </w:rPr>
        <w:t>联电流差动保护装置。多端线路区内故障时，若满足差动保护动作条件时，各线路节点处的多端</w:t>
      </w:r>
      <w:proofErr w:type="gramStart"/>
      <w:r w:rsidRPr="009B1CC0">
        <w:rPr>
          <w:rFonts w:hint="eastAsia"/>
        </w:rPr>
        <w:t>纵</w:t>
      </w:r>
      <w:proofErr w:type="gramEnd"/>
      <w:r w:rsidRPr="009B1CC0">
        <w:rPr>
          <w:rFonts w:hint="eastAsia"/>
        </w:rPr>
        <w:t>联电流差动保护同时动作。</w:t>
      </w:r>
    </w:p>
    <w:p w14:paraId="7F774465" w14:textId="77777777" w:rsidR="00B6374D" w:rsidRPr="009B1CC0" w:rsidRDefault="00B6374D" w:rsidP="00F34FEB">
      <w:pPr>
        <w:pStyle w:val="00"/>
        <w:ind w:firstLine="480"/>
      </w:pPr>
      <w:r w:rsidRPr="009B1CC0">
        <w:t>图</w:t>
      </w:r>
      <w:r w:rsidRPr="009B1CC0">
        <w:t>1</w:t>
      </w:r>
      <w:r w:rsidRPr="009B1CC0">
        <w:rPr>
          <w:rFonts w:hint="eastAsia"/>
        </w:rPr>
        <w:t>为</w:t>
      </w:r>
      <w:r w:rsidRPr="009B1CC0">
        <w:t>N</w:t>
      </w:r>
      <w:proofErr w:type="gramStart"/>
      <w:r w:rsidRPr="009B1CC0">
        <w:t>个</w:t>
      </w:r>
      <w:proofErr w:type="gramEnd"/>
      <w:r w:rsidRPr="009B1CC0">
        <w:t>T</w:t>
      </w:r>
      <w:r w:rsidRPr="009B1CC0">
        <w:t>节点、</w:t>
      </w:r>
      <w:r w:rsidRPr="009B1CC0">
        <w:t>N+2</w:t>
      </w:r>
      <w:r w:rsidRPr="009B1CC0">
        <w:t>端线路的主接线示意图。</w:t>
      </w:r>
      <w:r w:rsidRPr="009B1CC0">
        <w:rPr>
          <w:rFonts w:hint="eastAsia"/>
        </w:rPr>
        <w:t>有</w:t>
      </w:r>
      <w:r w:rsidRPr="009B1CC0">
        <w:t>N</w:t>
      </w:r>
      <w:proofErr w:type="gramStart"/>
      <w:r w:rsidRPr="009B1CC0">
        <w:t>个</w:t>
      </w:r>
      <w:proofErr w:type="gramEnd"/>
      <w:r w:rsidRPr="009B1CC0">
        <w:t>T</w:t>
      </w:r>
      <w:r w:rsidRPr="009B1CC0">
        <w:t>节点</w:t>
      </w:r>
      <w:r w:rsidRPr="009B1CC0">
        <w:rPr>
          <w:rFonts w:hint="eastAsia"/>
        </w:rPr>
        <w:t>、</w:t>
      </w:r>
      <w:r w:rsidRPr="009B1CC0">
        <w:t>N+2</w:t>
      </w:r>
      <w:r w:rsidRPr="009B1CC0">
        <w:t>端线路，共有</w:t>
      </w:r>
      <w:r w:rsidRPr="009B1CC0">
        <w:t>2N+2</w:t>
      </w:r>
      <w:r w:rsidRPr="009B1CC0">
        <w:t>个电气量节点。</w:t>
      </w:r>
    </w:p>
    <w:p w14:paraId="1D87C8A9" w14:textId="6E46D8B6" w:rsidR="00B6374D" w:rsidRPr="009B1CC0" w:rsidRDefault="00B6374D" w:rsidP="009B1CC0">
      <w:pPr>
        <w:pStyle w:val="00"/>
        <w:ind w:firstLine="480"/>
      </w:pPr>
      <w:r w:rsidRPr="009B1CC0">
        <w:t>N</w:t>
      </w:r>
      <w:proofErr w:type="gramStart"/>
      <w:r w:rsidRPr="009B1CC0">
        <w:t>个</w:t>
      </w:r>
      <w:proofErr w:type="gramEnd"/>
      <w:r w:rsidRPr="009B1CC0">
        <w:t>T</w:t>
      </w:r>
      <w:r w:rsidRPr="009B1CC0">
        <w:t>节点，顺序编号为</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oMath>
      <w:r w:rsidRPr="009B1CC0">
        <w:t>，每</w:t>
      </w:r>
      <w:r w:rsidRPr="009B1CC0">
        <w:t>2</w:t>
      </w:r>
      <w:r w:rsidRPr="009B1CC0">
        <w:t>个</w:t>
      </w:r>
      <w:r w:rsidRPr="009B1CC0">
        <w:t>T</w:t>
      </w:r>
      <w:r w:rsidRPr="009B1CC0">
        <w:t>节点之间的线路长度分别为</w:t>
      </w:r>
      <m:oMath>
        <m:r>
          <w:rPr>
            <w:rFonts w:ascii="Cambria Math" w:hAnsi="Cambria Math"/>
          </w:rPr>
          <m:t>Len</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r>
          <w:rPr>
            <w:rFonts w:ascii="Cambria Math" w:hAnsi="Cambria Math"/>
          </w:rPr>
          <m:t>Len</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Len</m:t>
        </m:r>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oMath>
      <w:r w:rsidRPr="009B1CC0">
        <w:rPr>
          <w:rFonts w:hint="eastAsia"/>
        </w:rPr>
        <w:t>。</w:t>
      </w:r>
    </w:p>
    <w:p w14:paraId="7D29B982" w14:textId="777D9344" w:rsidR="00B6374D" w:rsidRPr="009B1CC0" w:rsidRDefault="00B6374D" w:rsidP="009B1CC0">
      <w:pPr>
        <w:pStyle w:val="00"/>
        <w:ind w:firstLine="480"/>
      </w:pPr>
      <w:r w:rsidRPr="009B1CC0">
        <w:t>N+2</w:t>
      </w:r>
      <w:r w:rsidRPr="009B1CC0">
        <w:t>个线路节点，顺序编号为</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F34FEB">
        <w:t>，每段线路长度分别为</w:t>
      </w:r>
      <m:oMath>
        <m:r>
          <w:rPr>
            <w:rFonts w:ascii="Cambria Math" w:hAnsi="Cambria Math"/>
          </w:rPr>
          <m:t>Len</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r>
          <w:rPr>
            <w:rFonts w:ascii="Cambria Math" w:hAnsi="Cambria Math"/>
          </w:rPr>
          <m:t>Len</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Len</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9B1CC0">
        <w:rPr>
          <w:rFonts w:hint="eastAsia"/>
        </w:rPr>
        <w:t>。</w:t>
      </w:r>
    </w:p>
    <w:p w14:paraId="754F4227" w14:textId="572D1CCC" w:rsidR="00B6374D" w:rsidRPr="009B1CC0" w:rsidRDefault="00B6374D" w:rsidP="009B1CC0">
      <w:pPr>
        <w:pStyle w:val="00"/>
        <w:ind w:firstLine="480"/>
      </w:pPr>
      <w:r w:rsidRPr="009B1CC0">
        <w:t>每个</w:t>
      </w:r>
      <w:r w:rsidRPr="009B1CC0">
        <w:t>T</w:t>
      </w:r>
      <w:r w:rsidRPr="009B1CC0">
        <w:t>节点连接</w:t>
      </w:r>
      <w:r w:rsidRPr="009B1CC0">
        <w:t>3</w:t>
      </w:r>
      <w:r w:rsidRPr="009B1CC0">
        <w:t>个电气量节点</w:t>
      </w:r>
      <w:r w:rsidRPr="009B1CC0">
        <w:rPr>
          <w:rFonts w:hint="eastAsia"/>
        </w:rPr>
        <w:t>：</w:t>
      </w:r>
      <w:r w:rsidRPr="009B1CC0">
        <w:t>节点</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Pr="009B1CC0">
        <w:t>连接节点</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oMath>
      <w:r w:rsidRPr="00F34FEB">
        <w:t>；</w:t>
      </w:r>
      <w:r w:rsidRPr="009B1CC0">
        <w:t>节点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B1CC0">
        <w:t>连接节点</w:t>
      </w:r>
      <m:oMath>
        <m:sSub>
          <m:sSubPr>
            <m:ctrlPr>
              <w:rPr>
                <w:rFonts w:ascii="Cambria Math" w:hAnsi="Cambria Math"/>
              </w:rPr>
            </m:ctrlPr>
          </m:sSubPr>
          <m:e>
            <m:r>
              <w:rPr>
                <w:rFonts w:ascii="Cambria Math" w:hAnsi="Cambria Math"/>
              </w:rPr>
              <m:t>L</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ctrlPr>
              <w:rPr>
                <w:rFonts w:ascii="Cambria Math" w:hAnsi="Cambria Math"/>
              </w:rPr>
            </m:ctrlPr>
          </m:dPr>
          <m:e>
            <m:r>
              <m:rPr>
                <m:sty m:val="p"/>
              </m:rPr>
              <w:rPr>
                <w:rFonts w:ascii="Cambria Math" w:hAnsi="Cambria Math"/>
              </w:rPr>
              <m:t>1&lt;</m:t>
            </m:r>
            <m:r>
              <w:rPr>
                <w:rFonts w:ascii="Cambria Math" w:hAnsi="Cambria Math"/>
              </w:rPr>
              <m:t>i</m:t>
            </m:r>
            <m:r>
              <m:rPr>
                <m:sty m:val="p"/>
              </m:rPr>
              <w:rPr>
                <w:rFonts w:ascii="Cambria Math" w:hAnsi="Cambria Math"/>
              </w:rPr>
              <m:t>&lt;</m:t>
            </m:r>
            <m:r>
              <w:rPr>
                <w:rFonts w:ascii="Cambria Math" w:hAnsi="Cambria Math"/>
              </w:rPr>
              <m:t>N</m:t>
            </m:r>
          </m:e>
        </m:d>
      </m:oMath>
      <w:r w:rsidRPr="00F34FEB">
        <w:t>；</w:t>
      </w:r>
      <w:r w:rsidRPr="009B1CC0">
        <w:t>节点</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9B1CC0">
        <w:t>连接节点</w:t>
      </w:r>
      <m:oMath>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9B1CC0">
        <w:t>。</w:t>
      </w:r>
    </w:p>
    <w:p w14:paraId="320711D5" w14:textId="77777777" w:rsidR="00C55BF0" w:rsidRPr="009B1CC0" w:rsidRDefault="00B6374D" w:rsidP="00F34FEB">
      <w:pPr>
        <w:pStyle w:val="00"/>
        <w:ind w:firstLine="480"/>
      </w:pPr>
      <w:r w:rsidRPr="009B1CC0">
        <w:rPr>
          <w:rFonts w:hint="eastAsia"/>
        </w:rPr>
        <w:t>如图</w:t>
      </w:r>
      <w:r w:rsidRPr="009B1CC0">
        <w:t>2</w:t>
      </w:r>
      <w:r w:rsidRPr="009B1CC0">
        <w:rPr>
          <w:rFonts w:hint="eastAsia"/>
        </w:rPr>
        <w:t>所示，判断故障点位置示意图。</w:t>
      </w:r>
    </w:p>
    <w:p w14:paraId="1657E1F5" w14:textId="61DB382D" w:rsidR="00B6374D" w:rsidRPr="009B1CC0" w:rsidRDefault="00B6374D" w:rsidP="009B1CC0">
      <w:pPr>
        <w:pStyle w:val="00"/>
        <w:ind w:firstLine="480"/>
      </w:pPr>
      <w:r w:rsidRPr="009B1CC0">
        <w:t>图</w:t>
      </w:r>
      <w:r w:rsidRPr="009B1CC0">
        <w:rPr>
          <w:rFonts w:hint="eastAsia"/>
        </w:rPr>
        <w:t>中</w:t>
      </w:r>
      <w:r w:rsidRPr="009B1CC0">
        <w:t>定义</w:t>
      </w:r>
      <w:r w:rsidRPr="009B1CC0">
        <w:t>3N+1</w:t>
      </w:r>
      <w:r w:rsidRPr="009B1CC0">
        <w:t>个故障点位置</w:t>
      </w:r>
      <w:r w:rsidRPr="009B1CC0">
        <w:rPr>
          <w:rFonts w:hint="eastAsia"/>
        </w:rPr>
        <w:t>：</w:t>
      </w:r>
    </w:p>
    <w:p w14:paraId="2F53F4F6" w14:textId="77BB4D27" w:rsidR="00B6374D" w:rsidRPr="009B1CC0" w:rsidRDefault="00B6374D" w:rsidP="009B1CC0">
      <w:pPr>
        <w:pStyle w:val="00"/>
        <w:ind w:firstLine="480"/>
      </w:pPr>
      <w:r w:rsidRPr="009B1CC0">
        <w:t>N+2</w:t>
      </w:r>
      <w:r w:rsidRPr="009B1CC0">
        <w:t>个线路侧故障位置</w:t>
      </w:r>
      <m:oMath>
        <m:sSub>
          <m:sSubPr>
            <m:ctrlPr>
              <w:rPr>
                <w:rFonts w:ascii="Cambria Math" w:hAnsi="Cambria Math"/>
              </w:rPr>
            </m:ctrlPr>
          </m:sSubPr>
          <m:e>
            <m:r>
              <w:rPr>
                <w:rFonts w:ascii="Cambria Math" w:hAnsi="Cambria Math"/>
              </w:rPr>
              <m:t>FL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FL</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FL</m:t>
            </m:r>
          </m:e>
          <m:sub>
            <m:r>
              <w:rPr>
                <w:rFonts w:ascii="Cambria Math" w:hAnsi="Cambria Math"/>
              </w:rPr>
              <m:t>N</m:t>
            </m:r>
            <m:r>
              <m:rPr>
                <m:sty m:val="p"/>
              </m:rPr>
              <w:rPr>
                <w:rFonts w:ascii="Cambria Math" w:hAnsi="Cambria Math"/>
              </w:rPr>
              <m:t>+2</m:t>
            </m:r>
          </m:sub>
        </m:sSub>
      </m:oMath>
      <w:r w:rsidRPr="009B1CC0">
        <w:t>；</w:t>
      </w:r>
      <w:r w:rsidRPr="009B1CC0">
        <w:t>N</w:t>
      </w:r>
      <w:proofErr w:type="gramStart"/>
      <w:r w:rsidRPr="009B1CC0">
        <w:t>个</w:t>
      </w:r>
      <w:proofErr w:type="gramEnd"/>
      <w:r w:rsidRPr="009B1CC0">
        <w:t>T</w:t>
      </w:r>
      <w:r w:rsidRPr="009B1CC0">
        <w:t>节点处故障位置</w:t>
      </w:r>
      <m:oMath>
        <m:sSub>
          <m:sSubPr>
            <m:ctrlPr>
              <w:rPr>
                <w:rFonts w:ascii="Cambria Math" w:hAnsi="Cambria Math"/>
              </w:rPr>
            </m:ctrlPr>
          </m:sSubPr>
          <m:e>
            <m:r>
              <w:rPr>
                <w:rFonts w:ascii="Cambria Math" w:hAnsi="Cambria Math"/>
              </w:rPr>
              <m:t>FT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FT</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FT</m:t>
            </m:r>
          </m:e>
          <m:sub>
            <m:r>
              <w:rPr>
                <w:rFonts w:ascii="Cambria Math" w:hAnsi="Cambria Math"/>
              </w:rPr>
              <m:t>N</m:t>
            </m:r>
          </m:sub>
        </m:sSub>
      </m:oMath>
      <w:r w:rsidRPr="00F34FEB">
        <w:t>；</w:t>
      </w:r>
      <w:r w:rsidRPr="009B1CC0">
        <w:t>N-1</w:t>
      </w:r>
      <w:r w:rsidRPr="009B1CC0">
        <w:t>个两个</w:t>
      </w:r>
      <w:r w:rsidRPr="009B1CC0">
        <w:t>T</w:t>
      </w:r>
      <w:r w:rsidRPr="009B1CC0">
        <w:t>节点连接线路故障位置</w:t>
      </w:r>
      <m:oMath>
        <m:sSub>
          <m:sSubPr>
            <m:ctrlPr>
              <w:rPr>
                <w:rFonts w:ascii="Cambria Math" w:hAnsi="Cambria Math"/>
              </w:rPr>
            </m:ctrlPr>
          </m:sSubPr>
          <m:e>
            <m:r>
              <w:rPr>
                <w:rFonts w:ascii="Cambria Math" w:hAnsi="Cambria Math"/>
              </w:rPr>
              <m:t>FTT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FTT</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FTT</m:t>
            </m:r>
          </m:e>
          <m:sub>
            <m:r>
              <w:rPr>
                <w:rFonts w:ascii="Cambria Math" w:hAnsi="Cambria Math"/>
              </w:rPr>
              <m:t>N</m:t>
            </m:r>
            <m:r>
              <m:rPr>
                <m:sty m:val="p"/>
              </m:rPr>
              <w:rPr>
                <w:rFonts w:ascii="Cambria Math" w:hAnsi="Cambria Math"/>
              </w:rPr>
              <m:t>-1</m:t>
            </m:r>
          </m:sub>
        </m:sSub>
      </m:oMath>
      <w:r w:rsidRPr="009B1CC0">
        <w:t>。</w:t>
      </w:r>
    </w:p>
    <w:p w14:paraId="42E96060" w14:textId="77777777" w:rsidR="00B6374D" w:rsidRPr="009B1CC0" w:rsidRDefault="00B6374D" w:rsidP="00F34FEB">
      <w:pPr>
        <w:pStyle w:val="00"/>
        <w:ind w:firstLine="480"/>
      </w:pPr>
      <w:r w:rsidRPr="009B1CC0">
        <w:rPr>
          <w:rFonts w:hint="eastAsia"/>
        </w:rPr>
        <w:t>图</w:t>
      </w:r>
      <w:r w:rsidRPr="009B1CC0">
        <w:t>3</w:t>
      </w:r>
      <w:r w:rsidRPr="009B1CC0">
        <w:rPr>
          <w:rFonts w:hint="eastAsia"/>
        </w:rPr>
        <w:t>为计算线路节点的正序电压和正序电流示意图。结合步骤</w:t>
      </w:r>
      <w:r w:rsidRPr="009B1CC0">
        <w:t>3</w:t>
      </w:r>
      <w:r w:rsidRPr="009B1CC0">
        <w:rPr>
          <w:rFonts w:hint="eastAsia"/>
        </w:rPr>
        <w:t>进行说明。</w:t>
      </w:r>
    </w:p>
    <w:p w14:paraId="0E232901" w14:textId="77777777" w:rsidR="00B6374D" w:rsidRPr="009B1CC0" w:rsidRDefault="00B6374D" w:rsidP="00F34FEB">
      <w:pPr>
        <w:pStyle w:val="00"/>
        <w:ind w:firstLine="480"/>
      </w:pPr>
      <w:r w:rsidRPr="009B1CC0">
        <w:rPr>
          <w:rFonts w:hint="eastAsia"/>
        </w:rPr>
        <w:t>图</w:t>
      </w:r>
      <w:r w:rsidRPr="009B1CC0">
        <w:t>4</w:t>
      </w:r>
      <w:r w:rsidRPr="009B1CC0">
        <w:rPr>
          <w:rFonts w:hint="eastAsia"/>
        </w:rPr>
        <w:t>为根据线路节点的正序电压和正序电流，计算连接</w:t>
      </w:r>
      <w:r w:rsidRPr="009B1CC0">
        <w:rPr>
          <w:rFonts w:hint="eastAsia"/>
        </w:rPr>
        <w:t>T</w:t>
      </w:r>
      <w:r w:rsidRPr="009B1CC0">
        <w:rPr>
          <w:rFonts w:hint="eastAsia"/>
        </w:rPr>
        <w:t>节点的正序电压示意图。结合步骤</w:t>
      </w:r>
      <w:r w:rsidRPr="009B1CC0">
        <w:t>4</w:t>
      </w:r>
      <w:r w:rsidRPr="009B1CC0">
        <w:rPr>
          <w:rFonts w:hint="eastAsia"/>
        </w:rPr>
        <w:t>进行说明。</w:t>
      </w:r>
    </w:p>
    <w:p w14:paraId="75E8D4F1" w14:textId="77777777" w:rsidR="00B6374D" w:rsidRPr="009B1CC0" w:rsidRDefault="00B6374D" w:rsidP="00F34FEB">
      <w:pPr>
        <w:pStyle w:val="00"/>
        <w:ind w:firstLine="480"/>
      </w:pPr>
      <w:r w:rsidRPr="009B1CC0">
        <w:rPr>
          <w:rFonts w:hint="eastAsia"/>
        </w:rPr>
        <w:t>图</w:t>
      </w:r>
      <w:r w:rsidRPr="009B1CC0">
        <w:t>5</w:t>
      </w:r>
      <w:r w:rsidRPr="009B1CC0">
        <w:rPr>
          <w:rFonts w:hint="eastAsia"/>
        </w:rPr>
        <w:t>为按</w:t>
      </w:r>
      <w:r w:rsidRPr="009B1CC0">
        <w:rPr>
          <w:rFonts w:hint="eastAsia"/>
        </w:rPr>
        <w:t>T</w:t>
      </w:r>
      <w:r w:rsidRPr="009B1CC0">
        <w:rPr>
          <w:rFonts w:hint="eastAsia"/>
        </w:rPr>
        <w:t>节点序号从小到大推导相邻</w:t>
      </w:r>
      <w:r w:rsidRPr="009B1CC0">
        <w:rPr>
          <w:rFonts w:hint="eastAsia"/>
        </w:rPr>
        <w:t>T</w:t>
      </w:r>
      <w:r w:rsidRPr="009B1CC0">
        <w:rPr>
          <w:rFonts w:hint="eastAsia"/>
        </w:rPr>
        <w:t>节点电压示意图。结合步骤</w:t>
      </w:r>
      <w:r w:rsidRPr="009B1CC0">
        <w:t>4</w:t>
      </w:r>
      <w:r w:rsidRPr="009B1CC0">
        <w:rPr>
          <w:rFonts w:hint="eastAsia"/>
        </w:rPr>
        <w:t>进行说明。</w:t>
      </w:r>
    </w:p>
    <w:p w14:paraId="003E09A1" w14:textId="77777777" w:rsidR="00B6374D" w:rsidRPr="009B1CC0" w:rsidRDefault="00B6374D" w:rsidP="00F34FEB">
      <w:pPr>
        <w:pStyle w:val="00"/>
        <w:ind w:firstLine="480"/>
      </w:pPr>
      <w:r w:rsidRPr="009B1CC0">
        <w:rPr>
          <w:rFonts w:hint="eastAsia"/>
        </w:rPr>
        <w:lastRenderedPageBreak/>
        <w:t>图</w:t>
      </w:r>
      <w:r w:rsidRPr="009B1CC0">
        <w:t>6</w:t>
      </w:r>
      <w:r w:rsidRPr="009B1CC0">
        <w:rPr>
          <w:rFonts w:hint="eastAsia"/>
        </w:rPr>
        <w:t>所为按</w:t>
      </w:r>
      <w:r w:rsidRPr="009B1CC0">
        <w:rPr>
          <w:rFonts w:hint="eastAsia"/>
        </w:rPr>
        <w:t>T</w:t>
      </w:r>
      <w:r w:rsidRPr="009B1CC0">
        <w:rPr>
          <w:rFonts w:hint="eastAsia"/>
        </w:rPr>
        <w:t>节点序号从大到小推导相邻</w:t>
      </w:r>
      <w:r w:rsidRPr="009B1CC0">
        <w:rPr>
          <w:rFonts w:hint="eastAsia"/>
        </w:rPr>
        <w:t>T</w:t>
      </w:r>
      <w:r w:rsidRPr="009B1CC0">
        <w:rPr>
          <w:rFonts w:hint="eastAsia"/>
        </w:rPr>
        <w:t>节点电压示意图。结合步骤</w:t>
      </w:r>
      <w:r w:rsidRPr="009B1CC0">
        <w:t>4</w:t>
      </w:r>
      <w:r w:rsidRPr="009B1CC0">
        <w:rPr>
          <w:rFonts w:hint="eastAsia"/>
        </w:rPr>
        <w:t>进行说明。</w:t>
      </w:r>
    </w:p>
    <w:p w14:paraId="02DEB786" w14:textId="0FE6FD9B" w:rsidR="006B04D5" w:rsidRPr="009B1CC0" w:rsidRDefault="003473AF" w:rsidP="006B04D5">
      <w:pPr>
        <w:pStyle w:val="00"/>
        <w:ind w:firstLine="480"/>
      </w:pPr>
      <w:ins w:id="17" w:author="智绘未来专利代理" w:date="2021-09-03T17:45:00Z">
        <w:r>
          <w:rPr>
            <w:rFonts w:hint="eastAsia"/>
          </w:rPr>
          <w:t>接下来，</w:t>
        </w:r>
      </w:ins>
      <w:r w:rsidR="006B04D5" w:rsidRPr="009B1CC0">
        <w:rPr>
          <w:rFonts w:hint="eastAsia"/>
        </w:rPr>
        <w:t>如图</w:t>
      </w:r>
      <w:r w:rsidR="006B04D5" w:rsidRPr="009B1CC0">
        <w:t>7</w:t>
      </w:r>
      <w:r w:rsidR="006B04D5" w:rsidRPr="009B1CC0">
        <w:rPr>
          <w:rFonts w:hint="eastAsia"/>
        </w:rPr>
        <w:t>所示，</w:t>
      </w:r>
      <w:ins w:id="18" w:author="智绘未来专利代理" w:date="2021-09-03T17:45:00Z">
        <w:r w:rsidR="006B04D5">
          <w:rPr>
            <w:rFonts w:hint="eastAsia"/>
          </w:rPr>
          <w:t>本发明提供了</w:t>
        </w:r>
        <w:r w:rsidR="006B04D5" w:rsidRPr="00073A0A">
          <w:rPr>
            <w:rFonts w:hint="eastAsia"/>
          </w:rPr>
          <w:t>一种</w:t>
        </w:r>
      </w:ins>
      <w:r w:rsidR="006B04D5" w:rsidRPr="009B1CC0">
        <w:rPr>
          <w:rFonts w:hint="eastAsia"/>
        </w:rPr>
        <w:t>多端线路保护故障定位及测距的</w:t>
      </w:r>
      <w:del w:id="19" w:author="智绘未来专利代理" w:date="2021-09-03T17:45:00Z">
        <w:r w:rsidR="0043536A">
          <w:rPr>
            <w:rFonts w:hint="eastAsia"/>
            <w:color w:val="000000" w:themeColor="text1"/>
            <w:lang w:bidi="en-US"/>
          </w:rPr>
          <w:delText>流程示意图</w:delText>
        </w:r>
      </w:del>
      <w:ins w:id="20" w:author="智绘未来专利代理" w:date="2021-09-03T17:45:00Z">
        <w:r w:rsidR="006B04D5" w:rsidRPr="00073A0A">
          <w:rPr>
            <w:rFonts w:hint="eastAsia"/>
          </w:rPr>
          <w:t>方法</w:t>
        </w:r>
      </w:ins>
      <w:r w:rsidR="006B04D5" w:rsidRPr="009B1CC0">
        <w:rPr>
          <w:rFonts w:hint="eastAsia"/>
        </w:rPr>
        <w:t>，包括</w:t>
      </w:r>
      <w:del w:id="21" w:author="智绘未来专利代理" w:date="2021-09-03T17:45:00Z">
        <w:r w:rsidR="0043536A">
          <w:rPr>
            <w:rFonts w:hint="eastAsia"/>
            <w:color w:val="000000" w:themeColor="text1"/>
            <w:lang w:bidi="en-US"/>
          </w:rPr>
          <w:delText>如下具体</w:delText>
        </w:r>
      </w:del>
      <w:ins w:id="22" w:author="智绘未来专利代理" w:date="2021-09-03T17:45:00Z">
        <w:r w:rsidR="006B04D5">
          <w:rPr>
            <w:rFonts w:hint="eastAsia"/>
          </w:rPr>
          <w:t>以下</w:t>
        </w:r>
      </w:ins>
      <w:r w:rsidR="006B04D5" w:rsidRPr="009B1CC0">
        <w:rPr>
          <w:rFonts w:hint="eastAsia"/>
        </w:rPr>
        <w:t>步骤：</w:t>
      </w:r>
    </w:p>
    <w:p w14:paraId="2B9BEC5E" w14:textId="77777777" w:rsidR="00190AAD" w:rsidRDefault="009B3E62">
      <w:pPr>
        <w:pStyle w:val="00"/>
        <w:ind w:firstLine="480"/>
        <w:rPr>
          <w:del w:id="23" w:author="智绘未来专利代理" w:date="2021-09-03T17:45:00Z"/>
          <w:color w:val="000000" w:themeColor="text1"/>
          <w:lang w:bidi="en-US"/>
        </w:rPr>
      </w:pPr>
      <w:commentRangeStart w:id="24"/>
      <w:r w:rsidRPr="009B1CC0">
        <w:rPr>
          <w:rFonts w:hint="eastAsia"/>
        </w:rPr>
        <w:t>步骤</w:t>
      </w:r>
      <w:ins w:id="25" w:author="智绘未来专利代理" w:date="2021-09-03T17:45:00Z">
        <w:r w:rsidRPr="00E655FB">
          <w:rPr>
            <w:rFonts w:hint="eastAsia"/>
          </w:rPr>
          <w:t>（</w:t>
        </w:r>
      </w:ins>
      <w:r w:rsidRPr="009B1CC0">
        <w:rPr>
          <w:rFonts w:hint="eastAsia"/>
        </w:rPr>
        <w:t>1</w:t>
      </w:r>
      <w:ins w:id="26" w:author="智绘未来专利代理" w:date="2021-09-03T17:45:00Z">
        <w:r w:rsidRPr="00E655FB">
          <w:rPr>
            <w:rFonts w:hint="eastAsia"/>
          </w:rPr>
          <w:t>）</w:t>
        </w:r>
        <w:commentRangeEnd w:id="24"/>
        <w:r w:rsidR="001C5CC6">
          <w:rPr>
            <w:rStyle w:val="af1"/>
          </w:rPr>
          <w:commentReference w:id="24"/>
        </w:r>
      </w:ins>
      <w:r w:rsidRPr="009B1CC0">
        <w:rPr>
          <w:rFonts w:hint="eastAsia"/>
        </w:rPr>
        <w:t>，线路保护装置配置多端</w:t>
      </w:r>
      <w:proofErr w:type="gramStart"/>
      <w:r w:rsidRPr="009B1CC0">
        <w:rPr>
          <w:rFonts w:hint="eastAsia"/>
        </w:rPr>
        <w:t>纵</w:t>
      </w:r>
      <w:proofErr w:type="gramEnd"/>
      <w:r w:rsidRPr="009B1CC0">
        <w:rPr>
          <w:rFonts w:hint="eastAsia"/>
        </w:rPr>
        <w:t>联电流差动保护</w:t>
      </w:r>
      <w:r w:rsidR="006217B3" w:rsidRPr="009B1CC0">
        <w:rPr>
          <w:rFonts w:hint="eastAsia"/>
        </w:rPr>
        <w:t>，</w:t>
      </w:r>
      <w:del w:id="27" w:author="智绘未来专利代理" w:date="2021-09-03T17:45:00Z">
        <w:r w:rsidR="0043536A">
          <w:rPr>
            <w:rFonts w:hint="eastAsia"/>
            <w:color w:val="000000" w:themeColor="text1"/>
            <w:lang w:bidi="en-US"/>
          </w:rPr>
          <w:delText>进入步骤</w:delText>
        </w:r>
        <w:r w:rsidR="0043536A">
          <w:rPr>
            <w:color w:val="000000" w:themeColor="text1"/>
            <w:lang w:bidi="en-US"/>
          </w:rPr>
          <w:delText>2</w:delText>
        </w:r>
        <w:r w:rsidR="0043536A">
          <w:rPr>
            <w:rFonts w:hint="eastAsia"/>
            <w:color w:val="000000" w:themeColor="text1"/>
            <w:lang w:bidi="en-US"/>
          </w:rPr>
          <w:delText>；</w:delText>
        </w:r>
      </w:del>
    </w:p>
    <w:p w14:paraId="01C4B594" w14:textId="788BD210" w:rsidR="009B3E62" w:rsidRPr="009B1CC0" w:rsidRDefault="0043536A" w:rsidP="00E655FB">
      <w:pPr>
        <w:pStyle w:val="00"/>
        <w:ind w:firstLine="480"/>
      </w:pPr>
      <w:del w:id="28" w:author="智绘未来专利代理" w:date="2021-09-03T17:45:00Z">
        <w:r>
          <w:rPr>
            <w:rFonts w:hint="eastAsia"/>
            <w:color w:val="000000" w:themeColor="text1"/>
            <w:lang w:bidi="en-US"/>
          </w:rPr>
          <w:delText>步骤</w:delText>
        </w:r>
        <w:r>
          <w:rPr>
            <w:color w:val="000000" w:themeColor="text1"/>
            <w:lang w:bidi="en-US"/>
          </w:rPr>
          <w:delText>2</w:delText>
        </w:r>
        <w:r>
          <w:rPr>
            <w:rFonts w:hint="eastAsia"/>
            <w:color w:val="000000" w:themeColor="text1"/>
            <w:lang w:bidi="en-US"/>
          </w:rPr>
          <w:delText>，</w:delText>
        </w:r>
      </w:del>
      <w:r w:rsidR="00EE31A8" w:rsidRPr="009B1CC0">
        <w:rPr>
          <w:rFonts w:hint="eastAsia"/>
        </w:rPr>
        <w:t>判别用于</w:t>
      </w:r>
      <w:r w:rsidR="00EE31A8" w:rsidRPr="009B1CC0">
        <w:rPr>
          <w:rFonts w:hint="eastAsia"/>
        </w:rPr>
        <w:t>N</w:t>
      </w:r>
      <w:proofErr w:type="gramStart"/>
      <w:r w:rsidR="00EE31A8" w:rsidRPr="009B1CC0">
        <w:rPr>
          <w:rFonts w:hint="eastAsia"/>
        </w:rPr>
        <w:t>个</w:t>
      </w:r>
      <w:proofErr w:type="gramEnd"/>
      <w:r w:rsidR="00EE31A8" w:rsidRPr="009B1CC0">
        <w:rPr>
          <w:rFonts w:hint="eastAsia"/>
        </w:rPr>
        <w:t>T</w:t>
      </w:r>
      <w:r w:rsidR="00EE31A8" w:rsidRPr="009B1CC0">
        <w:rPr>
          <w:rFonts w:hint="eastAsia"/>
        </w:rPr>
        <w:t>节点多端线路的纵联电流差动保护是否动作，</w:t>
      </w:r>
      <w:proofErr w:type="gramStart"/>
      <w:r w:rsidR="00EE31A8" w:rsidRPr="009B1CC0">
        <w:rPr>
          <w:rFonts w:hint="eastAsia"/>
        </w:rPr>
        <w:t>若保护</w:t>
      </w:r>
      <w:proofErr w:type="gramEnd"/>
      <w:r w:rsidR="00EE31A8" w:rsidRPr="009B1CC0">
        <w:rPr>
          <w:rFonts w:hint="eastAsia"/>
        </w:rPr>
        <w:t>动作，</w:t>
      </w:r>
      <w:del w:id="29" w:author="智绘未来专利代理" w:date="2021-09-03T17:45:00Z">
        <w:r>
          <w:rPr>
            <w:rFonts w:hint="eastAsia"/>
            <w:color w:val="000000" w:themeColor="text1"/>
            <w:lang w:bidi="en-US"/>
          </w:rPr>
          <w:delText>进入</w:delText>
        </w:r>
      </w:del>
      <w:ins w:id="30" w:author="智绘未来专利代理" w:date="2021-09-03T17:45:00Z">
        <w:r w:rsidR="00EE31A8" w:rsidRPr="00E655FB">
          <w:rPr>
            <w:rFonts w:hint="eastAsia"/>
          </w:rPr>
          <w:t>执行</w:t>
        </w:r>
      </w:ins>
      <w:r w:rsidR="00EE31A8" w:rsidRPr="009B1CC0">
        <w:rPr>
          <w:rFonts w:hint="eastAsia"/>
        </w:rPr>
        <w:t>步骤</w:t>
      </w:r>
      <w:del w:id="31" w:author="智绘未来专利代理" w:date="2021-09-03T17:45:00Z">
        <w:r>
          <w:rPr>
            <w:color w:val="000000" w:themeColor="text1"/>
            <w:lang w:bidi="en-US"/>
          </w:rPr>
          <w:delText>3</w:delText>
        </w:r>
        <w:r>
          <w:rPr>
            <w:rFonts w:hint="eastAsia"/>
            <w:color w:val="000000" w:themeColor="text1"/>
            <w:lang w:bidi="en-US"/>
          </w:rPr>
          <w:delText>，</w:delText>
        </w:r>
      </w:del>
      <w:ins w:id="32" w:author="智绘未来专利代理" w:date="2021-09-03T17:45:00Z">
        <w:r w:rsidR="00EE31A8" w:rsidRPr="00E655FB">
          <w:rPr>
            <w:rFonts w:hint="eastAsia"/>
          </w:rPr>
          <w:t>（</w:t>
        </w:r>
        <w:r w:rsidR="00EE31A8" w:rsidRPr="00E655FB">
          <w:rPr>
            <w:rFonts w:hint="eastAsia"/>
          </w:rPr>
          <w:t>2</w:t>
        </w:r>
        <w:r w:rsidR="00EE31A8" w:rsidRPr="00E655FB">
          <w:rPr>
            <w:rFonts w:hint="eastAsia"/>
          </w:rPr>
          <w:t>），</w:t>
        </w:r>
      </w:ins>
      <w:r w:rsidR="005341E4" w:rsidRPr="009B1CC0">
        <w:rPr>
          <w:rFonts w:hint="eastAsia"/>
        </w:rPr>
        <w:t>否则保护返回</w:t>
      </w:r>
      <w:del w:id="33" w:author="智绘未来专利代理" w:date="2021-09-03T17:45:00Z">
        <w:r>
          <w:rPr>
            <w:rFonts w:hint="eastAsia"/>
            <w:color w:val="000000" w:themeColor="text1"/>
            <w:lang w:bidi="en-US"/>
          </w:rPr>
          <w:delText>；</w:delText>
        </w:r>
      </w:del>
      <w:ins w:id="34" w:author="智绘未来专利代理" w:date="2021-09-03T17:45:00Z">
        <w:r w:rsidR="008B6DF1" w:rsidRPr="00E655FB">
          <w:rPr>
            <w:rFonts w:hint="eastAsia"/>
          </w:rPr>
          <w:t>。</w:t>
        </w:r>
      </w:ins>
    </w:p>
    <w:p w14:paraId="491DA87E" w14:textId="77777777" w:rsidR="00FB5B6B" w:rsidRPr="009B1CC0" w:rsidRDefault="008B6DF1" w:rsidP="00E655FB">
      <w:pPr>
        <w:pStyle w:val="00"/>
        <w:ind w:firstLine="480"/>
      </w:pPr>
      <w:ins w:id="35" w:author="智绘未来专利代理" w:date="2021-09-03T17:45:00Z">
        <w:r w:rsidRPr="00E655FB">
          <w:rPr>
            <w:rFonts w:hint="eastAsia"/>
          </w:rPr>
          <w:t>其中，</w:t>
        </w:r>
      </w:ins>
      <w:r w:rsidR="00FB5B6B" w:rsidRPr="009B1CC0">
        <w:rPr>
          <w:rFonts w:hint="eastAsia"/>
        </w:rPr>
        <w:t>N</w:t>
      </w:r>
      <w:r w:rsidR="00FB5B6B" w:rsidRPr="009B1CC0">
        <w:rPr>
          <w:rFonts w:hint="eastAsia"/>
        </w:rPr>
        <w:t>≥</w:t>
      </w:r>
      <w:r w:rsidR="00FB5B6B" w:rsidRPr="009B1CC0">
        <w:rPr>
          <w:rFonts w:hint="eastAsia"/>
        </w:rPr>
        <w:t>1</w:t>
      </w:r>
      <w:r w:rsidR="00FB5B6B" w:rsidRPr="009B1CC0">
        <w:rPr>
          <w:rFonts w:hint="eastAsia"/>
        </w:rPr>
        <w:t>，可用于三端及以上的多端线路。</w:t>
      </w:r>
    </w:p>
    <w:p w14:paraId="56CD8288" w14:textId="38479FA7" w:rsidR="008B6DF1" w:rsidRPr="009B1CC0" w:rsidRDefault="00FB5B6B" w:rsidP="00E655FB">
      <w:pPr>
        <w:pStyle w:val="00"/>
        <w:ind w:firstLine="480"/>
        <w:rPr>
          <w:rFonts w:hint="eastAsia"/>
        </w:rPr>
      </w:pPr>
      <w:r w:rsidRPr="009B1CC0">
        <w:rPr>
          <w:rFonts w:hint="eastAsia"/>
        </w:rPr>
        <w:t>纵联差动保护动作，可以认为是多端线路区内发生故障，需要进行故障定位及测距。</w:t>
      </w:r>
    </w:p>
    <w:p w14:paraId="1F1CFE0F" w14:textId="2036CA65" w:rsidR="00EE31A8" w:rsidRPr="009B1CC0" w:rsidRDefault="005341E4" w:rsidP="00E655FB">
      <w:pPr>
        <w:pStyle w:val="00"/>
        <w:ind w:firstLine="480"/>
      </w:pPr>
      <w:r w:rsidRPr="009B1CC0">
        <w:rPr>
          <w:rFonts w:hint="eastAsia"/>
        </w:rPr>
        <w:t>步骤</w:t>
      </w:r>
      <w:del w:id="36" w:author="智绘未来专利代理" w:date="2021-09-03T17:45:00Z">
        <w:r w:rsidR="0043536A">
          <w:rPr>
            <w:color w:val="000000" w:themeColor="text1"/>
            <w:lang w:bidi="en-US"/>
          </w:rPr>
          <w:delText>3</w:delText>
        </w:r>
        <w:r w:rsidR="0043536A">
          <w:rPr>
            <w:rFonts w:hint="eastAsia"/>
            <w:color w:val="000000" w:themeColor="text1"/>
            <w:lang w:bidi="en-US"/>
          </w:rPr>
          <w:delText>，</w:delText>
        </w:r>
        <w:r w:rsidR="0043536A">
          <w:rPr>
            <w:rFonts w:hint="eastAsia"/>
            <w:color w:val="000000" w:themeColor="text1"/>
            <w:szCs w:val="24"/>
          </w:rPr>
          <w:delText>计算</w:delText>
        </w:r>
      </w:del>
      <w:ins w:id="37" w:author="智绘未来专利代理" w:date="2021-09-03T17:45:00Z">
        <w:r w:rsidRPr="00E655FB">
          <w:rPr>
            <w:rFonts w:hint="eastAsia"/>
          </w:rPr>
          <w:t>（</w:t>
        </w:r>
        <w:r w:rsidRPr="00E655FB">
          <w:rPr>
            <w:rFonts w:hint="eastAsia"/>
          </w:rPr>
          <w:t>2</w:t>
        </w:r>
        <w:r w:rsidRPr="00E655FB">
          <w:rPr>
            <w:rFonts w:hint="eastAsia"/>
          </w:rPr>
          <w:t>），</w:t>
        </w:r>
        <w:r w:rsidR="00562C79" w:rsidRPr="00E655FB">
          <w:rPr>
            <w:rFonts w:hint="eastAsia"/>
          </w:rPr>
          <w:t>提取</w:t>
        </w:r>
      </w:ins>
      <w:r w:rsidR="00FB5B6B" w:rsidRPr="009B1CC0">
        <w:rPr>
          <w:rFonts w:hint="eastAsia"/>
        </w:rPr>
        <w:t>N+2</w:t>
      </w:r>
      <w:r w:rsidR="00FB5B6B" w:rsidRPr="009B1CC0">
        <w:rPr>
          <w:rFonts w:hint="eastAsia"/>
        </w:rPr>
        <w:t>个线路节点的正序电压</w:t>
      </w:r>
      <w:del w:id="38" w:author="智绘未来专利代理" w:date="2021-09-03T17:45:00Z">
        <w:r w:rsidR="0043536A">
          <w:rPr>
            <w:rFonts w:hint="eastAsia"/>
            <w:color w:val="000000" w:themeColor="text1"/>
            <w:szCs w:val="24"/>
          </w:rPr>
          <w:delText>和</w:delText>
        </w:r>
      </w:del>
      <w:ins w:id="39" w:author="智绘未来专利代理" w:date="2021-09-03T17:45:00Z">
        <w:r w:rsidR="00CE4A9C" w:rsidRPr="00E655FB">
          <w:rPr>
            <w:rFonts w:hint="eastAsia"/>
          </w:rPr>
          <w:t>、</w:t>
        </w:r>
      </w:ins>
      <w:r w:rsidR="00FB5B6B" w:rsidRPr="009B1CC0">
        <w:rPr>
          <w:rFonts w:hint="eastAsia"/>
        </w:rPr>
        <w:t>正序电流</w:t>
      </w:r>
      <w:del w:id="40" w:author="智绘未来专利代理" w:date="2021-09-03T17:45:00Z">
        <w:r w:rsidR="0043536A">
          <w:rPr>
            <w:rFonts w:hint="eastAsia"/>
            <w:color w:val="000000" w:themeColor="text1"/>
            <w:lang w:bidi="en-US"/>
          </w:rPr>
          <w:delText>。进入</w:delText>
        </w:r>
      </w:del>
      <w:ins w:id="41" w:author="智绘未来专利代理" w:date="2021-09-03T17:45:00Z">
        <w:r w:rsidR="00A0753C" w:rsidRPr="00E655FB">
          <w:rPr>
            <w:rFonts w:hint="eastAsia"/>
          </w:rPr>
          <w:t>、负序电压、负序电流、零序电压和零序电流</w:t>
        </w:r>
        <w:r w:rsidR="00FB5B6B" w:rsidRPr="00E655FB">
          <w:rPr>
            <w:rFonts w:hint="eastAsia"/>
          </w:rPr>
          <w:t>；提取每个</w:t>
        </w:r>
        <w:r w:rsidR="00FB5B6B" w:rsidRPr="00E655FB">
          <w:rPr>
            <w:rFonts w:hint="eastAsia"/>
          </w:rPr>
          <w:t>T</w:t>
        </w:r>
        <w:r w:rsidR="00FB5B6B" w:rsidRPr="00E655FB">
          <w:rPr>
            <w:rFonts w:hint="eastAsia"/>
          </w:rPr>
          <w:t>节点的</w:t>
        </w:r>
        <w:r w:rsidR="00FB5B6B" w:rsidRPr="00E655FB">
          <w:rPr>
            <w:rFonts w:hint="eastAsia"/>
          </w:rPr>
          <w:t>3</w:t>
        </w:r>
        <w:r w:rsidR="00FB5B6B" w:rsidRPr="00E655FB">
          <w:rPr>
            <w:rFonts w:hint="eastAsia"/>
          </w:rPr>
          <w:t>个正序电压、</w:t>
        </w:r>
        <w:r w:rsidR="00FB5B6B" w:rsidRPr="00E655FB">
          <w:rPr>
            <w:rFonts w:hint="eastAsia"/>
          </w:rPr>
          <w:t>3</w:t>
        </w:r>
        <w:r w:rsidR="00FB5B6B" w:rsidRPr="00E655FB">
          <w:rPr>
            <w:rFonts w:hint="eastAsia"/>
          </w:rPr>
          <w:t>个负序电压和</w:t>
        </w:r>
        <w:r w:rsidR="00FB5B6B" w:rsidRPr="00E655FB">
          <w:rPr>
            <w:rFonts w:hint="eastAsia"/>
          </w:rPr>
          <w:t>3</w:t>
        </w:r>
        <w:r w:rsidR="00FB5B6B" w:rsidRPr="00E655FB">
          <w:rPr>
            <w:rFonts w:hint="eastAsia"/>
          </w:rPr>
          <w:t>个零序电压</w:t>
        </w:r>
        <w:r w:rsidR="005B1575" w:rsidRPr="00E655FB">
          <w:rPr>
            <w:rFonts w:hint="eastAsia"/>
          </w:rPr>
          <w:t>；</w:t>
        </w:r>
      </w:ins>
      <w:r w:rsidR="005B1575" w:rsidRPr="009B1CC0">
        <w:rPr>
          <w:rFonts w:hint="eastAsia"/>
        </w:rPr>
        <w:t>步骤</w:t>
      </w:r>
      <w:del w:id="42" w:author="智绘未来专利代理" w:date="2021-09-03T17:45:00Z">
        <w:r w:rsidR="0043536A">
          <w:rPr>
            <w:color w:val="000000" w:themeColor="text1"/>
            <w:lang w:bidi="en-US"/>
          </w:rPr>
          <w:delText>4</w:delText>
        </w:r>
        <w:r w:rsidR="0043536A">
          <w:rPr>
            <w:rFonts w:hint="eastAsia"/>
            <w:color w:val="000000" w:themeColor="text1"/>
            <w:lang w:bidi="en-US"/>
          </w:rPr>
          <w:delText>；</w:delText>
        </w:r>
      </w:del>
      <w:ins w:id="43" w:author="智绘未来专利代理" w:date="2021-09-03T17:45:00Z">
        <w:r w:rsidR="005B1575" w:rsidRPr="00E655FB">
          <w:rPr>
            <w:rFonts w:hint="eastAsia"/>
          </w:rPr>
          <w:t>（</w:t>
        </w:r>
        <w:r w:rsidR="005B1575" w:rsidRPr="00E655FB">
          <w:rPr>
            <w:rFonts w:hint="eastAsia"/>
          </w:rPr>
          <w:t>2</w:t>
        </w:r>
        <w:r w:rsidR="005B1575" w:rsidRPr="00E655FB">
          <w:rPr>
            <w:rFonts w:hint="eastAsia"/>
          </w:rPr>
          <w:t>）具体包括：</w:t>
        </w:r>
      </w:ins>
    </w:p>
    <w:p w14:paraId="6AEA5802" w14:textId="3366C833" w:rsidR="00AB7E05" w:rsidRPr="009B1CC0" w:rsidRDefault="00AB7E05" w:rsidP="00E655FB">
      <w:pPr>
        <w:pStyle w:val="00"/>
        <w:ind w:firstLine="480"/>
        <w:rPr>
          <w:rFonts w:hint="eastAsia"/>
        </w:rPr>
      </w:pPr>
      <w:r w:rsidRPr="009B1CC0">
        <w:rPr>
          <w:rFonts w:hint="eastAsia"/>
        </w:rPr>
        <w:t>如图</w:t>
      </w:r>
      <w:r w:rsidRPr="009B1CC0">
        <w:rPr>
          <w:rFonts w:hint="eastAsia"/>
        </w:rPr>
        <w:t>3</w:t>
      </w:r>
      <w:r w:rsidRPr="009B1CC0">
        <w:rPr>
          <w:rFonts w:hint="eastAsia"/>
        </w:rPr>
        <w:t>所示，有</w:t>
      </w:r>
      <w:r w:rsidRPr="009B1CC0">
        <w:rPr>
          <w:rFonts w:hint="eastAsia"/>
        </w:rPr>
        <w:t>N</w:t>
      </w:r>
      <w:proofErr w:type="gramStart"/>
      <w:r w:rsidRPr="009B1CC0">
        <w:rPr>
          <w:rFonts w:hint="eastAsia"/>
        </w:rPr>
        <w:t>个</w:t>
      </w:r>
      <w:proofErr w:type="gramEnd"/>
      <w:r w:rsidRPr="009B1CC0">
        <w:rPr>
          <w:rFonts w:hint="eastAsia"/>
        </w:rPr>
        <w:t>T</w:t>
      </w:r>
      <w:r w:rsidRPr="009B1CC0">
        <w:rPr>
          <w:rFonts w:hint="eastAsia"/>
        </w:rPr>
        <w:t>节点，共有</w:t>
      </w:r>
      <w:r w:rsidRPr="009B1CC0">
        <w:rPr>
          <w:rFonts w:hint="eastAsia"/>
        </w:rPr>
        <w:t>N+2</w:t>
      </w:r>
      <w:r w:rsidRPr="009B1CC0">
        <w:rPr>
          <w:rFonts w:hint="eastAsia"/>
        </w:rPr>
        <w:t>端线路，</w:t>
      </w:r>
      <w:r w:rsidRPr="009B1CC0">
        <w:rPr>
          <w:rFonts w:hint="eastAsia"/>
        </w:rPr>
        <w:t>N+2</w:t>
      </w:r>
      <w:r w:rsidRPr="009B1CC0">
        <w:rPr>
          <w:rFonts w:hint="eastAsia"/>
        </w:rPr>
        <w:t>个多端</w:t>
      </w:r>
      <w:proofErr w:type="gramStart"/>
      <w:r w:rsidRPr="009B1CC0">
        <w:rPr>
          <w:rFonts w:hint="eastAsia"/>
        </w:rPr>
        <w:t>纵</w:t>
      </w:r>
      <w:proofErr w:type="gramEnd"/>
      <w:r w:rsidRPr="009B1CC0">
        <w:rPr>
          <w:rFonts w:hint="eastAsia"/>
        </w:rPr>
        <w:t>联电流差动保护装置安装在线路节点处。保护装置根据在安装处采集到的故障后电压、电流，</w:t>
      </w:r>
      <w:proofErr w:type="gramStart"/>
      <w:r w:rsidRPr="009B1CC0">
        <w:rPr>
          <w:rFonts w:hint="eastAsia"/>
        </w:rPr>
        <w:t>计算各序分量</w:t>
      </w:r>
      <w:proofErr w:type="gramEnd"/>
      <w:r w:rsidRPr="009B1CC0">
        <w:rPr>
          <w:rFonts w:hint="eastAsia"/>
        </w:rPr>
        <w:t>。电流方向按图</w:t>
      </w:r>
      <w:ins w:id="44" w:author="智绘未来专利代理" w:date="2021-09-03T17:45:00Z">
        <w:r w:rsidR="00AE08C2" w:rsidRPr="00E655FB">
          <w:rPr>
            <w:rFonts w:hint="eastAsia"/>
          </w:rPr>
          <w:t>3</w:t>
        </w:r>
      </w:ins>
      <w:r w:rsidRPr="009B1CC0">
        <w:rPr>
          <w:rFonts w:hint="eastAsia"/>
        </w:rPr>
        <w:t>中所示。</w:t>
      </w:r>
    </w:p>
    <w:p w14:paraId="0B024315" w14:textId="320B03DD" w:rsidR="00CE4A9C" w:rsidRPr="00E655FB" w:rsidRDefault="006E3885" w:rsidP="00E655FB">
      <w:pPr>
        <w:pStyle w:val="00"/>
        <w:ind w:firstLine="480"/>
      </w:pPr>
      <w:ins w:id="45" w:author="智绘未来专利代理" w:date="2021-09-03T17:45:00Z">
        <w:r w:rsidRPr="00E655FB">
          <w:rPr>
            <w:rFonts w:hint="eastAsia"/>
          </w:rPr>
          <w:t>步骤</w:t>
        </w:r>
        <w:r w:rsidR="00CF2B2E" w:rsidRPr="00E655FB">
          <w:rPr>
            <w:rFonts w:hint="eastAsia"/>
          </w:rPr>
          <w:t>（</w:t>
        </w:r>
        <w:r w:rsidR="00CF2B2E" w:rsidRPr="00E655FB">
          <w:rPr>
            <w:rFonts w:hint="eastAsia"/>
          </w:rPr>
          <w:t>2</w:t>
        </w:r>
        <w:r w:rsidR="00CF2B2E" w:rsidRPr="00E655FB">
          <w:t>.1</w:t>
        </w:r>
        <w:r w:rsidR="00CF2B2E" w:rsidRPr="00E655FB">
          <w:rPr>
            <w:rFonts w:hint="eastAsia"/>
          </w:rPr>
          <w:t>）</w:t>
        </w:r>
        <w:r w:rsidR="00CE4A9C" w:rsidRPr="00E655FB">
          <w:rPr>
            <w:rFonts w:hint="eastAsia"/>
          </w:rPr>
          <w:t>，</w:t>
        </w:r>
      </w:ins>
      <w:r w:rsidR="00CE4A9C" w:rsidRPr="009B1CC0">
        <w:rPr>
          <w:rFonts w:hint="eastAsia"/>
        </w:rPr>
        <w:t>计算线路节点的正序电压和正序电流，得到</w:t>
      </w:r>
      <m:oMath>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r>
              <w:rPr>
                <w:rFonts w:ascii="Cambria Math" w:hAnsi="Cambria Math"/>
              </w:rPr>
              <m:t>L</m:t>
            </m:r>
          </m:e>
          <m:sub>
            <m:r>
              <m:rPr>
                <m:sty m:val="p"/>
              </m:rPr>
              <w:rPr>
                <w:rFonts w:ascii="Cambria Math" w:hAnsi="Cambria Math"/>
              </w:rPr>
              <m:t>1</m:t>
            </m:r>
          </m:sub>
        </m:sSub>
      </m:oMath>
      <w:r w:rsidR="00CE4A9C" w:rsidRPr="009B1CC0">
        <w:rPr>
          <w:rFonts w:hint="eastAsia"/>
        </w:rPr>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I</m:t>
                </m:r>
              </m:e>
            </m:acc>
          </m:e>
          <m:sub>
            <m: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oMath>
      <w:r w:rsidR="00CE4A9C"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00CE4A9C"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00CE4A9C" w:rsidRPr="009B1CC0">
        <w:rPr>
          <w:rFonts w:hint="eastAsia"/>
        </w:rPr>
        <w:t>、</w:t>
      </w:r>
      <w:r w:rsidR="00CE4A9C" w:rsidRPr="009B1CC0">
        <w:t>…</w:t>
      </w:r>
      <w:r w:rsidR="00CE4A9C"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00CE4A9C"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00CE4A9C" w:rsidRPr="009B1CC0">
        <w:rPr>
          <w:rFonts w:hint="eastAsia"/>
        </w:rPr>
        <w:t>；</w:t>
      </w:r>
    </w:p>
    <w:p w14:paraId="16E491E1" w14:textId="2B1AC593" w:rsidR="00CE4A9C" w:rsidRPr="00E655FB" w:rsidRDefault="00CE4A9C" w:rsidP="00E655FB">
      <w:pPr>
        <w:pStyle w:val="00"/>
        <w:ind w:firstLine="480"/>
      </w:pPr>
      <w:r w:rsidRPr="009B1CC0">
        <w:rPr>
          <w:rFonts w:hint="eastAsia"/>
        </w:rPr>
        <w:t>计算线路节点的负序电压和负序电流，得到</w:t>
      </w:r>
      <m:oMath>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r>
              <w:rPr>
                <w:rFonts w:ascii="Cambria Math" w:hAnsi="Cambria Math"/>
              </w:rPr>
              <m:t>L</m:t>
            </m:r>
          </m:e>
          <m:sub>
            <m:r>
              <m:rPr>
                <m:sty m:val="p"/>
              </m:rPr>
              <w:rPr>
                <w:rFonts w:ascii="Cambria Math" w:hAnsi="Cambria Math"/>
              </w:rPr>
              <m:t>1</m:t>
            </m:r>
          </m:sub>
        </m:sSub>
      </m:oMath>
      <w:r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Pr="009B1CC0">
        <w:rPr>
          <w:rFonts w:hint="eastAsia"/>
        </w:rPr>
        <w:t>、</w:t>
      </w:r>
      <w:r w:rsidRPr="009B1CC0">
        <w:t>…</w:t>
      </w:r>
      <w:r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9B1CC0">
        <w:rPr>
          <w:rFonts w:hint="eastAsia"/>
        </w:rPr>
        <w:t>；</w:t>
      </w:r>
    </w:p>
    <w:p w14:paraId="560F34E8" w14:textId="6566B55C" w:rsidR="00CE4A9C" w:rsidRPr="009B1CC0" w:rsidRDefault="00CE4A9C" w:rsidP="00E655FB">
      <w:pPr>
        <w:pStyle w:val="00"/>
        <w:ind w:firstLine="480"/>
      </w:pPr>
      <w:r w:rsidRPr="009B1CC0">
        <w:rPr>
          <w:rFonts w:hint="eastAsia"/>
        </w:rPr>
        <w:t>计算线路节点的零序电压和零序电流，得到</w:t>
      </w:r>
      <m:oMath>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r>
              <w:rPr>
                <w:rFonts w:ascii="Cambria Math" w:hAnsi="Cambria Math"/>
              </w:rPr>
              <m:t>L</m:t>
            </m:r>
          </m:e>
          <m:sub>
            <m:r>
              <m:rPr>
                <m:sty m:val="p"/>
              </m:rPr>
              <w:rPr>
                <w:rFonts w:ascii="Cambria Math" w:hAnsi="Cambria Math"/>
              </w:rPr>
              <m:t>1</m:t>
            </m:r>
          </m:sub>
        </m:sSub>
      </m:oMath>
      <w:r w:rsidRPr="009B1CC0">
        <w:rPr>
          <w:rFonts w:hint="eastAsia"/>
        </w:rPr>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I</m:t>
                </m:r>
              </m:e>
            </m:acc>
          </m:e>
          <m:sub>
            <m: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oMath>
      <w:r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Pr="009B1CC0">
        <w:rPr>
          <w:rFonts w:hint="eastAsia"/>
        </w:rPr>
        <w:t>、</w:t>
      </w:r>
      <w:r w:rsidRPr="009B1CC0">
        <w:t>…</w:t>
      </w:r>
      <w:r w:rsidRPr="009B1CC0">
        <w:rPr>
          <w:rFonts w:hint="eastAsia"/>
        </w:rPr>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w:rPr>
                <w:rFonts w:ascii="Cambria Math" w:hAnsi="Cambria Math"/>
              </w:rPr>
              <m:t>0</m:t>
            </m:r>
          </m:sub>
        </m:sSub>
        <m:sSub>
          <m:sSubPr>
            <m:ctrlPr>
              <w:rPr>
                <w:rFonts w:ascii="Cambria Math" w:hAnsi="Cambria Math"/>
                <w:iCs/>
              </w:rPr>
            </m:ctrlPr>
          </m:sSubPr>
          <m:e>
            <m:r>
              <w:rPr>
                <w:rFonts w:ascii="Cambria Math" w:hAnsi="Cambria Math"/>
              </w:rPr>
              <m:t>L</m:t>
            </m:r>
            <m:ctrlPr>
              <w:rPr>
                <w:rFonts w:ascii="Cambria Math" w:hAnsi="Cambria Math"/>
                <w:iCs/>
              </w:rPr>
            </m:ctrlPr>
          </m:e>
          <m:sub>
            <m:r>
              <w:rPr>
                <w:rFonts w:ascii="Cambria Math" w:hAnsi="Cambria Math"/>
              </w:rPr>
              <m:t>N</m:t>
            </m:r>
            <m:r>
              <m:rPr>
                <m:sty m:val="p"/>
              </m:rPr>
              <w:rPr>
                <w:rFonts w:ascii="Cambria Math" w:hAnsi="Cambria Math"/>
              </w:rPr>
              <m:t>+2</m:t>
            </m:r>
          </m:sub>
        </m:sSub>
      </m:oMath>
      <w:r w:rsidRPr="009B1CC0">
        <w:rPr>
          <w:rFonts w:hint="eastAsia"/>
        </w:rPr>
        <w:t>。</w:t>
      </w:r>
    </w:p>
    <w:p w14:paraId="2F13B868" w14:textId="5F2658FA" w:rsidR="006E3885" w:rsidRPr="009B1CC0" w:rsidRDefault="00910344" w:rsidP="00E655FB">
      <w:pPr>
        <w:pStyle w:val="00"/>
        <w:ind w:firstLine="480"/>
      </w:pPr>
      <w:r w:rsidRPr="009B1CC0">
        <w:rPr>
          <w:rFonts w:hint="eastAsia"/>
        </w:rPr>
        <w:t>步骤</w:t>
      </w:r>
      <w:del w:id="46" w:author="智绘未来专利代理" w:date="2021-09-03T17:45:00Z">
        <w:r w:rsidR="0043536A">
          <w:rPr>
            <w:color w:val="000000" w:themeColor="text1"/>
            <w:lang w:bidi="en-US"/>
          </w:rPr>
          <w:delText>4</w:delText>
        </w:r>
        <w:r w:rsidR="0043536A">
          <w:rPr>
            <w:rFonts w:hint="eastAsia"/>
            <w:color w:val="000000" w:themeColor="text1"/>
            <w:lang w:bidi="en-US"/>
          </w:rPr>
          <w:delText>，</w:delText>
        </w:r>
      </w:del>
      <w:ins w:id="47" w:author="智绘未来专利代理" w:date="2021-09-03T17:45:00Z">
        <w:r w:rsidRPr="00E655FB">
          <w:rPr>
            <w:rFonts w:hint="eastAsia"/>
          </w:rPr>
          <w:t>（</w:t>
        </w:r>
        <w:r w:rsidRPr="00E655FB">
          <w:rPr>
            <w:rFonts w:hint="eastAsia"/>
          </w:rPr>
          <w:t>2</w:t>
        </w:r>
        <w:r w:rsidRPr="00E655FB">
          <w:t>.2</w:t>
        </w:r>
        <w:r w:rsidRPr="00E655FB">
          <w:rPr>
            <w:rFonts w:hint="eastAsia"/>
          </w:rPr>
          <w:t>）</w:t>
        </w:r>
        <w:r w:rsidR="00156539" w:rsidRPr="00E655FB">
          <w:rPr>
            <w:rFonts w:hint="eastAsia"/>
          </w:rPr>
          <w:t>，</w:t>
        </w:r>
      </w:ins>
      <w:r w:rsidR="004442B1" w:rsidRPr="009B1CC0">
        <w:rPr>
          <w:rFonts w:hint="eastAsia"/>
        </w:rPr>
        <w:t>计算每个</w:t>
      </w:r>
      <w:r w:rsidR="004442B1" w:rsidRPr="009B1CC0">
        <w:rPr>
          <w:rFonts w:hint="eastAsia"/>
        </w:rPr>
        <w:t>T</w:t>
      </w:r>
      <w:r w:rsidR="004442B1" w:rsidRPr="009B1CC0">
        <w:rPr>
          <w:rFonts w:hint="eastAsia"/>
        </w:rPr>
        <w:t>节点的</w:t>
      </w:r>
      <w:r w:rsidR="004442B1" w:rsidRPr="009B1CC0">
        <w:rPr>
          <w:rFonts w:hint="eastAsia"/>
        </w:rPr>
        <w:t>3</w:t>
      </w:r>
      <w:r w:rsidR="004442B1" w:rsidRPr="009B1CC0">
        <w:rPr>
          <w:rFonts w:hint="eastAsia"/>
        </w:rPr>
        <w:t>个正序电压、</w:t>
      </w:r>
      <w:r w:rsidR="004442B1" w:rsidRPr="009B1CC0">
        <w:rPr>
          <w:rFonts w:hint="eastAsia"/>
        </w:rPr>
        <w:t>3</w:t>
      </w:r>
      <w:r w:rsidR="004442B1" w:rsidRPr="009B1CC0">
        <w:rPr>
          <w:rFonts w:hint="eastAsia"/>
        </w:rPr>
        <w:t>个负序电压和</w:t>
      </w:r>
      <w:r w:rsidR="004442B1" w:rsidRPr="009B1CC0">
        <w:rPr>
          <w:rFonts w:hint="eastAsia"/>
        </w:rPr>
        <w:t>3</w:t>
      </w:r>
      <w:r w:rsidR="004442B1" w:rsidRPr="009B1CC0">
        <w:rPr>
          <w:rFonts w:hint="eastAsia"/>
        </w:rPr>
        <w:t>个零序电压</w:t>
      </w:r>
      <w:del w:id="48" w:author="智绘未来专利代理" w:date="2021-09-03T17:45:00Z">
        <w:r w:rsidR="0043536A">
          <w:rPr>
            <w:rFonts w:hint="eastAsia"/>
            <w:color w:val="000000" w:themeColor="text1"/>
            <w:szCs w:val="24"/>
          </w:rPr>
          <w:delText>，</w:delText>
        </w:r>
        <w:r w:rsidR="0043536A">
          <w:rPr>
            <w:rFonts w:hint="eastAsia"/>
            <w:color w:val="000000" w:themeColor="text1"/>
            <w:lang w:bidi="en-US"/>
          </w:rPr>
          <w:delText>进入步骤</w:delText>
        </w:r>
        <w:r w:rsidR="0043536A">
          <w:rPr>
            <w:color w:val="000000" w:themeColor="text1"/>
            <w:lang w:bidi="en-US"/>
          </w:rPr>
          <w:delText>5</w:delText>
        </w:r>
        <w:r w:rsidR="0043536A">
          <w:rPr>
            <w:rFonts w:hint="eastAsia"/>
            <w:color w:val="000000" w:themeColor="text1"/>
            <w:lang w:bidi="en-US"/>
          </w:rPr>
          <w:delText>；</w:delText>
        </w:r>
      </w:del>
      <w:ins w:id="49" w:author="智绘未来专利代理" w:date="2021-09-03T17:45:00Z">
        <w:r w:rsidR="004442B1" w:rsidRPr="00E655FB">
          <w:rPr>
            <w:rFonts w:hint="eastAsia"/>
          </w:rPr>
          <w:t>。</w:t>
        </w:r>
      </w:ins>
    </w:p>
    <w:p w14:paraId="1F7EF100" w14:textId="61851FD2" w:rsidR="002A7E6F" w:rsidRPr="009B1CC0" w:rsidRDefault="002A7E6F" w:rsidP="009B1CC0">
      <w:pPr>
        <w:pStyle w:val="00"/>
        <w:ind w:firstLine="480"/>
      </w:pPr>
      <w:r w:rsidRPr="009B1CC0">
        <w:t>每个</w:t>
      </w:r>
      <w:r w:rsidRPr="009B1CC0">
        <w:t>T</w:t>
      </w:r>
      <w:r w:rsidRPr="009B1CC0">
        <w:t>节点连接</w:t>
      </w:r>
      <w:r w:rsidRPr="009B1CC0">
        <w:t>3</w:t>
      </w:r>
      <w:r w:rsidRPr="009B1CC0">
        <w:t>个电气量节点，推算得到</w:t>
      </w:r>
      <w:r w:rsidRPr="009B1CC0">
        <w:t>3</w:t>
      </w:r>
      <w:r w:rsidRPr="009B1CC0">
        <w:t>个正序电压</w:t>
      </w:r>
      <w:r w:rsidRPr="009B1CC0">
        <w:rPr>
          <w:rFonts w:hint="eastAsia"/>
        </w:rPr>
        <w:t>、</w:t>
      </w:r>
      <w:r w:rsidRPr="009B1CC0">
        <w:t>3</w:t>
      </w:r>
      <w:r w:rsidRPr="009B1CC0">
        <w:t>个</w:t>
      </w:r>
      <w:r w:rsidRPr="009B1CC0">
        <w:rPr>
          <w:rFonts w:hint="eastAsia"/>
        </w:rPr>
        <w:t>负</w:t>
      </w:r>
      <w:r w:rsidRPr="009B1CC0">
        <w:t>序电</w:t>
      </w:r>
      <w:r w:rsidRPr="009B1CC0">
        <w:t>压</w:t>
      </w:r>
      <w:r w:rsidRPr="009B1CC0">
        <w:rPr>
          <w:rFonts w:hint="eastAsia"/>
        </w:rPr>
        <w:t>、</w:t>
      </w:r>
      <w:r w:rsidRPr="009B1CC0">
        <w:t>3</w:t>
      </w:r>
      <w:r w:rsidRPr="009B1CC0">
        <w:t>个</w:t>
      </w:r>
      <w:r w:rsidRPr="009B1CC0">
        <w:rPr>
          <w:rFonts w:hint="eastAsia"/>
        </w:rPr>
        <w:t>零</w:t>
      </w:r>
      <w:r w:rsidRPr="009B1CC0">
        <w:t>序电压。推算第</w:t>
      </w:r>
      <m:oMath>
        <m:r>
          <w:rPr>
            <w:rFonts w:ascii="Cambria Math" w:hAnsi="Cambria Math"/>
          </w:rPr>
          <m:t>i</m:t>
        </m:r>
      </m:oMath>
      <w:proofErr w:type="gramStart"/>
      <w:r w:rsidRPr="009B1CC0">
        <w:t>个</w:t>
      </w:r>
      <w:proofErr w:type="gramEnd"/>
      <w:r w:rsidRPr="009B1CC0">
        <w:t>节点的</w:t>
      </w:r>
      <w:r w:rsidRPr="009B1CC0">
        <w:t>3</w:t>
      </w:r>
      <w:r w:rsidRPr="009B1CC0">
        <w:t>个正序电压分别为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Pr="009B1CC0">
        <w:rPr>
          <w:rFonts w:hint="eastAsia"/>
        </w:rPr>
        <w:t>，</w:t>
      </w:r>
      <w:r w:rsidRPr="009B1CC0">
        <w:t>3</w:t>
      </w:r>
      <w:r w:rsidRPr="009B1CC0">
        <w:t>个</w:t>
      </w:r>
      <w:r w:rsidRPr="009B1CC0">
        <w:rPr>
          <w:rFonts w:hint="eastAsia"/>
        </w:rPr>
        <w:t>负</w:t>
      </w:r>
      <w:r w:rsidRPr="009B1CC0">
        <w:t>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Pr="009B1CC0">
        <w:rPr>
          <w:rFonts w:hint="eastAsia"/>
        </w:rPr>
        <w:t>，</w:t>
      </w:r>
      <w:r w:rsidRPr="009B1CC0">
        <w:t>3</w:t>
      </w:r>
      <w:r w:rsidRPr="009B1CC0">
        <w:t>个</w:t>
      </w:r>
      <w:r w:rsidRPr="009B1CC0">
        <w:rPr>
          <w:rFonts w:hint="eastAsia"/>
        </w:rPr>
        <w:t>零</w:t>
      </w:r>
      <w:r w:rsidRPr="009B1CC0">
        <w:t>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Pr="009B1CC0">
        <w:rPr>
          <w:rFonts w:hint="eastAsia"/>
        </w:rPr>
        <w:t>。</w:t>
      </w:r>
      <w:ins w:id="50" w:author="智绘未来专利代理" w:date="2021-09-03T17:45:00Z">
        <w:r w:rsidR="007D3889" w:rsidRPr="00E655FB">
          <w:rPr>
            <w:rFonts w:hint="eastAsia"/>
          </w:rPr>
          <w:t>具体包括：</w:t>
        </w:r>
      </w:ins>
    </w:p>
    <w:p w14:paraId="73912483" w14:textId="2B49A766" w:rsidR="001473EC" w:rsidRPr="009B1CC0" w:rsidRDefault="004835A9" w:rsidP="009B1CC0">
      <w:pPr>
        <w:pStyle w:val="00"/>
        <w:ind w:firstLine="480"/>
      </w:pPr>
      <w:ins w:id="51" w:author="智绘未来专利代理" w:date="2021-09-03T17:45:00Z">
        <w:r w:rsidRPr="00D8787D">
          <w:rPr>
            <w:rFonts w:hint="eastAsia"/>
          </w:rPr>
          <w:t>步骤（</w:t>
        </w:r>
        <w:r w:rsidRPr="00D8787D">
          <w:rPr>
            <w:rFonts w:hint="eastAsia"/>
          </w:rPr>
          <w:t>2</w:t>
        </w:r>
        <w:r w:rsidRPr="00D8787D">
          <w:t>.2.1</w:t>
        </w:r>
        <w:r w:rsidRPr="00D8787D">
          <w:rPr>
            <w:rFonts w:hint="eastAsia"/>
          </w:rPr>
          <w:t>），</w:t>
        </w:r>
      </w:ins>
      <w:r w:rsidR="00784D2D" w:rsidRPr="009B1CC0">
        <w:rPr>
          <w:rFonts w:hint="eastAsia"/>
        </w:rPr>
        <w:t>如图</w:t>
      </w:r>
      <w:r w:rsidR="00784D2D" w:rsidRPr="009B1CC0">
        <w:t>4</w:t>
      </w:r>
      <w:r w:rsidR="00784D2D" w:rsidRPr="009B1CC0">
        <w:rPr>
          <w:rFonts w:hint="eastAsia"/>
        </w:rPr>
        <w:t>所示，</w:t>
      </w:r>
      <w:r w:rsidR="00784D2D" w:rsidRPr="009B1CC0">
        <w:rPr>
          <w:rFonts w:hint="eastAsia"/>
        </w:rPr>
        <w:t>根据</w:t>
      </w:r>
      <w:r w:rsidR="00784D2D" w:rsidRPr="009B1CC0">
        <w:t>线路保护安装处（线路节点）的正序电压和正序电流，推算出</w:t>
      </w:r>
      <w:r w:rsidR="00784D2D" w:rsidRPr="009B1CC0">
        <w:t>T</w:t>
      </w:r>
      <w:r w:rsidR="00784D2D" w:rsidRPr="009B1CC0">
        <w:t>节点处正序电压，得到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oMath>
      <w:r w:rsidR="00784D2D" w:rsidRPr="009B1CC0">
        <w:t>、</w:t>
      </w:r>
      <w:r w:rsidR="00784D2D" w:rsidRPr="009B1CC0">
        <w:t>…</w:t>
      </w:r>
      <w:r w:rsidR="00784D2D" w:rsidRPr="009B1CC0">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00784D2D" w:rsidRPr="009B1CC0">
        <w:rPr>
          <w:rFonts w:hint="eastAsia"/>
        </w:rPr>
        <w:t>。同理，</w:t>
      </w:r>
      <w:r w:rsidR="00784D2D" w:rsidRPr="009B1CC0">
        <w:t>根据线路节点的负序电压和负序电流，计算连接</w:t>
      </w:r>
      <w:r w:rsidR="00784D2D" w:rsidRPr="009B1CC0">
        <w:t>T</w:t>
      </w:r>
      <w:r w:rsidR="00784D2D" w:rsidRPr="009B1CC0">
        <w:t>节点的负序电压，得到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00784D2D"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oMath>
      <w:r w:rsidR="00784D2D" w:rsidRPr="009B1CC0">
        <w:t>、</w:t>
      </w:r>
      <w:r w:rsidR="00784D2D" w:rsidRPr="009B1CC0">
        <w:t>…</w:t>
      </w:r>
      <w:r w:rsidR="00784D2D" w:rsidRPr="009B1CC0">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00784D2D" w:rsidRPr="009B1CC0">
        <w:t>；</w:t>
      </w:r>
      <w:r w:rsidR="00784D2D" w:rsidRPr="00D8787D">
        <w:rPr>
          <w:rFonts w:hint="eastAsia"/>
        </w:rPr>
        <w:t>同理，</w:t>
      </w:r>
      <w:r w:rsidR="00784D2D" w:rsidRPr="009B1CC0">
        <w:t>根据线路节点的零序电压和零序电流，计算连接</w:t>
      </w:r>
      <w:r w:rsidR="00784D2D" w:rsidRPr="009B1CC0">
        <w:t>T</w:t>
      </w:r>
      <w:r w:rsidR="00784D2D" w:rsidRPr="009B1CC0">
        <w:t>节点的零序电压，得到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00784D2D"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oMath>
      <w:r w:rsidR="00784D2D" w:rsidRPr="009B1CC0">
        <w:t>、</w:t>
      </w:r>
      <w:r w:rsidR="00784D2D" w:rsidRPr="009B1CC0">
        <w:t>…</w:t>
      </w:r>
      <w:r w:rsidR="00784D2D" w:rsidRPr="009B1CC0">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00784D2D" w:rsidRPr="009B1CC0">
        <w:t>、</w:t>
      </w:r>
      <m:oMath>
        <m:sSub>
          <m:sSubPr>
            <m:ctrlPr>
              <w:rPr>
                <w:rFonts w:ascii="Cambria Math" w:hAnsi="Cambria Math"/>
                <w:iCs/>
              </w:rPr>
            </m:ctrlPr>
          </m:sSubPr>
          <m:e>
            <m:acc>
              <m:accPr>
                <m:chr m:val="̇"/>
                <m:ctrlPr>
                  <w:rPr>
                    <w:rFonts w:ascii="Cambria Math" w:hAnsi="Cambria Math"/>
                    <w:i/>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00784D2D" w:rsidRPr="009B1CC0">
        <w:t>。</w:t>
      </w:r>
    </w:p>
    <w:p w14:paraId="025BA249" w14:textId="77777777" w:rsidR="00190AAD" w:rsidRDefault="0043536A">
      <w:pPr>
        <w:pStyle w:val="af8"/>
        <w:spacing w:line="360" w:lineRule="auto"/>
        <w:ind w:leftChars="208" w:left="850" w:hangingChars="172" w:hanging="413"/>
        <w:rPr>
          <w:del w:id="52" w:author="智绘未来专利代理" w:date="2021-09-03T17:45:00Z"/>
          <w:rFonts w:ascii="Times New Roman" w:eastAsia="宋体" w:hAnsi="Times New Roman" w:cs="Times New Roman"/>
          <w:color w:val="000000" w:themeColor="text1"/>
          <w:sz w:val="24"/>
          <w:szCs w:val="24"/>
        </w:rPr>
      </w:pPr>
      <w:del w:id="53" w:author="智绘未来专利代理" w:date="2021-09-03T17:45:00Z">
        <w:r>
          <w:rPr>
            <w:rFonts w:ascii="Times New Roman" w:eastAsia="宋体" w:hAnsi="Times New Roman" w:cs="Times New Roman"/>
            <w:color w:val="000000" w:themeColor="text1"/>
            <w:sz w:val="24"/>
            <w:szCs w:val="24"/>
          </w:rPr>
          <w:delText>节点</w:delText>
        </w:r>
        <w:r>
          <w:rPr>
            <w:rFonts w:ascii="Times New Roman" w:eastAsia="宋体" w:hAnsi="Times New Roman" w:cs="Times New Roman"/>
            <w:color w:val="000000" w:themeColor="text1"/>
            <w:sz w:val="24"/>
            <w:szCs w:val="24"/>
          </w:rPr>
          <w:delText>T</w:delText>
        </w:r>
        <w:r>
          <w:rPr>
            <w:rFonts w:ascii="Times New Roman" w:eastAsia="宋体" w:hAnsi="Times New Roman" w:cs="Times New Roman"/>
            <w:color w:val="000000" w:themeColor="text1"/>
            <w:sz w:val="24"/>
            <w:szCs w:val="24"/>
            <w:vertAlign w:val="subscript"/>
          </w:rPr>
          <w:delText>1</w:delText>
        </w:r>
        <w:r>
          <w:rPr>
            <w:rFonts w:ascii="Times New Roman" w:eastAsia="宋体" w:hAnsi="Times New Roman" w:cs="Times New Roman"/>
            <w:color w:val="000000" w:themeColor="text1"/>
            <w:sz w:val="24"/>
            <w:szCs w:val="24"/>
          </w:rPr>
          <w:delText>计算得到</w:delText>
        </w:r>
        <w:r>
          <w:rPr>
            <w:rFonts w:ascii="Times New Roman" w:eastAsia="宋体" w:hAnsi="Times New Roman" w:cs="Times New Roman"/>
            <w:color w:val="000000" w:themeColor="text1"/>
            <w:sz w:val="24"/>
            <w:szCs w:val="24"/>
          </w:rPr>
          <w:delText>2</w:delText>
        </w:r>
        <w:r>
          <w:rPr>
            <w:rFonts w:ascii="Times New Roman" w:eastAsia="宋体" w:hAnsi="Times New Roman" w:cs="Times New Roman"/>
            <w:color w:val="000000" w:themeColor="text1"/>
            <w:sz w:val="24"/>
            <w:szCs w:val="24"/>
          </w:rPr>
          <w:delText>个正序电压</w:delText>
        </w:r>
      </w:del>
      <m:oMath>
        <m:sSub>
          <m:sSubPr>
            <m:ctrlPr>
              <w:del w:id="54" w:author="智绘未来专利代理" w:date="2021-09-03T17:45:00Z">
                <w:rPr>
                  <w:rFonts w:ascii="Cambria Math" w:eastAsia="宋体" w:hAnsi="Cambria Math" w:cs="Times New Roman"/>
                  <w:iCs/>
                  <w:color w:val="000000" w:themeColor="text1"/>
                  <w:sz w:val="24"/>
                  <w:szCs w:val="24"/>
                </w:rPr>
              </w:del>
            </m:ctrlPr>
          </m:sSubPr>
          <m:e>
            <m:acc>
              <m:accPr>
                <m:chr m:val="̇"/>
                <m:ctrlPr>
                  <w:del w:id="55" w:author="智绘未来专利代理" w:date="2021-09-03T17:45:00Z">
                    <w:rPr>
                      <w:rFonts w:ascii="Cambria Math" w:eastAsia="宋体" w:hAnsi="Cambria Math" w:cs="Times New Roman"/>
                      <w:iCs/>
                      <w:color w:val="000000" w:themeColor="text1"/>
                      <w:sz w:val="24"/>
                      <w:szCs w:val="24"/>
                    </w:rPr>
                  </w:del>
                </m:ctrlPr>
              </m:accPr>
              <m:e>
                <m:r>
                  <w:del w:id="56" w:author="智绘未来专利代理" w:date="2021-09-03T17:45:00Z">
                    <w:rPr>
                      <w:rFonts w:ascii="Cambria Math" w:eastAsia="宋体" w:hAnsi="Cambria Math" w:cs="Times New Roman"/>
                      <w:color w:val="000000" w:themeColor="text1"/>
                      <w:sz w:val="24"/>
                      <w:szCs w:val="24"/>
                    </w:rPr>
                    <m:t>U</m:t>
                  </w:del>
                </m:r>
              </m:e>
            </m:acc>
          </m:e>
          <m:sub>
            <m:r>
              <w:del w:id="57"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58" w:author="智绘未来专利代理" w:date="2021-09-03T17:45:00Z">
                <w:rPr>
                  <w:rFonts w:ascii="Cambria Math" w:eastAsia="宋体" w:hAnsi="Cambria Math" w:cs="Times New Roman"/>
                  <w:iCs/>
                  <w:color w:val="000000" w:themeColor="text1"/>
                  <w:sz w:val="24"/>
                  <w:szCs w:val="24"/>
                </w:rPr>
              </w:del>
            </m:ctrlPr>
          </m:sSubPr>
          <m:e>
            <m:r>
              <w:del w:id="59" w:author="智绘未来专利代理" w:date="2021-09-03T17:45:00Z">
                <m:rPr>
                  <m:sty m:val="p"/>
                </m:rPr>
                <w:rPr>
                  <w:rFonts w:ascii="Cambria Math" w:eastAsia="宋体" w:hAnsi="Cambria Math" w:cs="Times New Roman"/>
                  <w:color w:val="000000" w:themeColor="text1"/>
                  <w:sz w:val="24"/>
                  <w:szCs w:val="24"/>
                </w:rPr>
                <m:t>T</m:t>
              </w:del>
            </m:r>
          </m:e>
          <m:sub>
            <m:r>
              <w:del w:id="60"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61" w:author="智绘未来专利代理" w:date="2021-09-03T17:45:00Z">
            <m:rPr>
              <m:sty m:val="p"/>
            </m:rPr>
            <w:rPr>
              <w:rFonts w:ascii="Cambria Math" w:eastAsia="宋体" w:hAnsi="Cambria Math" w:cs="Times New Roman"/>
              <w:color w:val="000000" w:themeColor="text1"/>
              <w:sz w:val="24"/>
              <w:szCs w:val="24"/>
            </w:rPr>
            <m:t>[0]</m:t>
          </w:del>
        </m:r>
      </m:oMath>
      <w:del w:id="62" w:author="智绘未来专利代理" w:date="2021-09-03T17:45:00Z">
        <w:r>
          <w:rPr>
            <w:rFonts w:ascii="Times New Roman" w:eastAsia="宋体" w:hAnsi="Times New Roman" w:cs="Times New Roman"/>
            <w:color w:val="000000" w:themeColor="text1"/>
            <w:sz w:val="24"/>
            <w:szCs w:val="24"/>
          </w:rPr>
          <w:delText>、</w:delText>
        </w:r>
      </w:del>
      <m:oMath>
        <m:sSub>
          <m:sSubPr>
            <m:ctrlPr>
              <w:del w:id="63" w:author="智绘未来专利代理" w:date="2021-09-03T17:45:00Z">
                <w:rPr>
                  <w:rFonts w:ascii="Cambria Math" w:eastAsia="宋体" w:hAnsi="Cambria Math" w:cs="Times New Roman"/>
                  <w:iCs/>
                  <w:color w:val="000000" w:themeColor="text1"/>
                  <w:sz w:val="24"/>
                  <w:szCs w:val="24"/>
                </w:rPr>
              </w:del>
            </m:ctrlPr>
          </m:sSubPr>
          <m:e>
            <m:acc>
              <m:accPr>
                <m:chr m:val="̇"/>
                <m:ctrlPr>
                  <w:del w:id="64" w:author="智绘未来专利代理" w:date="2021-09-03T17:45:00Z">
                    <w:rPr>
                      <w:rFonts w:ascii="Cambria Math" w:eastAsia="宋体" w:hAnsi="Cambria Math" w:cs="Times New Roman"/>
                      <w:iCs/>
                      <w:color w:val="000000" w:themeColor="text1"/>
                      <w:sz w:val="24"/>
                      <w:szCs w:val="24"/>
                    </w:rPr>
                  </w:del>
                </m:ctrlPr>
              </m:accPr>
              <m:e>
                <m:r>
                  <w:del w:id="65" w:author="智绘未来专利代理" w:date="2021-09-03T17:45:00Z">
                    <w:rPr>
                      <w:rFonts w:ascii="Cambria Math" w:eastAsia="宋体" w:hAnsi="Cambria Math" w:cs="Times New Roman"/>
                      <w:color w:val="000000" w:themeColor="text1"/>
                      <w:sz w:val="24"/>
                      <w:szCs w:val="24"/>
                    </w:rPr>
                    <m:t>U</m:t>
                  </w:del>
                </m:r>
              </m:e>
            </m:acc>
          </m:e>
          <m:sub>
            <m:r>
              <w:del w:id="66"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67" w:author="智绘未来专利代理" w:date="2021-09-03T17:45:00Z">
                <w:rPr>
                  <w:rFonts w:ascii="Cambria Math" w:eastAsia="宋体" w:hAnsi="Cambria Math" w:cs="Times New Roman"/>
                  <w:iCs/>
                  <w:color w:val="000000" w:themeColor="text1"/>
                  <w:sz w:val="24"/>
                  <w:szCs w:val="24"/>
                </w:rPr>
              </w:del>
            </m:ctrlPr>
          </m:sSubPr>
          <m:e>
            <m:r>
              <w:del w:id="68" w:author="智绘未来专利代理" w:date="2021-09-03T17:45:00Z">
                <m:rPr>
                  <m:sty m:val="p"/>
                </m:rPr>
                <w:rPr>
                  <w:rFonts w:ascii="Cambria Math" w:eastAsia="宋体" w:hAnsi="Cambria Math" w:cs="Times New Roman"/>
                  <w:color w:val="000000" w:themeColor="text1"/>
                  <w:sz w:val="24"/>
                  <w:szCs w:val="24"/>
                </w:rPr>
                <m:t>T</m:t>
              </w:del>
            </m:r>
          </m:e>
          <m:sub>
            <m:r>
              <w:del w:id="69" w:author="智绘未来专利代理" w:date="2021-09-03T17:45:00Z">
                <m:rPr>
                  <m:sty m:val="p"/>
                </m:rPr>
                <w:rPr>
                  <w:rFonts w:ascii="Cambria Math" w:eastAsia="宋体" w:hAnsi="Cambria Math" w:cs="Times New Roman"/>
                  <w:color w:val="000000" w:themeColor="text1"/>
                  <w:sz w:val="24"/>
                  <w:szCs w:val="24"/>
                  <w:vertAlign w:val="subscript"/>
                </w:rPr>
                <m:t>1</m:t>
              </w:del>
            </m:r>
          </m:sub>
        </m:sSub>
        <m:d>
          <m:dPr>
            <m:begChr m:val="["/>
            <m:endChr m:val="]"/>
            <m:ctrlPr>
              <w:del w:id="70" w:author="智绘未来专利代理" w:date="2021-09-03T17:45:00Z">
                <w:rPr>
                  <w:rFonts w:ascii="Cambria Math" w:eastAsia="宋体" w:hAnsi="Cambria Math" w:cs="Times New Roman"/>
                  <w:color w:val="000000" w:themeColor="text1"/>
                  <w:sz w:val="24"/>
                  <w:szCs w:val="24"/>
                </w:rPr>
              </w:del>
            </m:ctrlPr>
          </m:dPr>
          <m:e>
            <m:r>
              <w:del w:id="71" w:author="智绘未来专利代理" w:date="2021-09-03T17:45:00Z">
                <m:rPr>
                  <m:sty m:val="p"/>
                </m:rPr>
                <w:rPr>
                  <w:rFonts w:ascii="Cambria Math" w:eastAsia="宋体" w:hAnsi="Cambria Math" w:cs="Times New Roman"/>
                  <w:color w:val="000000" w:themeColor="text1"/>
                  <w:sz w:val="24"/>
                  <w:szCs w:val="24"/>
                </w:rPr>
                <m:t>1</m:t>
              </w:del>
            </m:r>
          </m:e>
        </m:d>
      </m:oMath>
      <w:del w:id="72" w:author="智绘未来专利代理" w:date="2021-09-03T17:45:00Z">
        <w:r>
          <w:rPr>
            <w:rFonts w:ascii="Times New Roman" w:eastAsia="宋体" w:hAnsi="Times New Roman" w:cs="Times New Roman"/>
            <w:color w:val="000000" w:themeColor="text1"/>
            <w:sz w:val="24"/>
            <w:szCs w:val="24"/>
          </w:rPr>
          <w:delText>的方法为：</w:delText>
        </w:r>
      </w:del>
    </w:p>
    <w:p w14:paraId="106D838B" w14:textId="77777777" w:rsidR="00190AAD" w:rsidRDefault="0043536A">
      <w:pPr>
        <w:pStyle w:val="af8"/>
        <w:spacing w:line="360" w:lineRule="auto"/>
        <w:ind w:leftChars="208" w:left="850" w:hangingChars="172" w:hanging="413"/>
        <w:rPr>
          <w:del w:id="73"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74" w:author="智绘未来专利代理" w:date="2021-09-03T17:45:00Z">
                  <w:rPr>
                    <w:rFonts w:ascii="Cambria Math" w:eastAsia="宋体" w:hAnsi="Cambria Math" w:cs="Times New Roman"/>
                    <w:iCs/>
                    <w:color w:val="000000" w:themeColor="text1"/>
                    <w:sz w:val="24"/>
                    <w:szCs w:val="24"/>
                  </w:rPr>
                </w:del>
              </m:ctrlPr>
            </m:sSubPr>
            <m:e>
              <m:acc>
                <m:accPr>
                  <m:chr m:val="̇"/>
                  <m:ctrlPr>
                    <w:del w:id="75" w:author="智绘未来专利代理" w:date="2021-09-03T17:45:00Z">
                      <w:rPr>
                        <w:rFonts w:ascii="Cambria Math" w:eastAsia="宋体" w:hAnsi="Cambria Math" w:cs="Times New Roman"/>
                        <w:iCs/>
                        <w:color w:val="000000" w:themeColor="text1"/>
                        <w:sz w:val="24"/>
                        <w:szCs w:val="24"/>
                      </w:rPr>
                    </w:del>
                  </m:ctrlPr>
                </m:accPr>
                <m:e>
                  <m:r>
                    <w:del w:id="76" w:author="智绘未来专利代理" w:date="2021-09-03T17:45:00Z">
                      <w:rPr>
                        <w:rFonts w:ascii="Cambria Math" w:eastAsia="宋体" w:hAnsi="Cambria Math" w:cs="Times New Roman"/>
                        <w:color w:val="000000" w:themeColor="text1"/>
                        <w:sz w:val="24"/>
                        <w:szCs w:val="24"/>
                      </w:rPr>
                      <m:t>U</m:t>
                    </w:del>
                  </m:r>
                </m:e>
              </m:acc>
            </m:e>
            <m:sub>
              <m:r>
                <w:del w:id="77"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78" w:author="智绘未来专利代理" w:date="2021-09-03T17:45:00Z">
                  <w:rPr>
                    <w:rFonts w:ascii="Cambria Math" w:eastAsia="宋体" w:hAnsi="Cambria Math" w:cs="Times New Roman"/>
                    <w:iCs/>
                    <w:color w:val="000000" w:themeColor="text1"/>
                    <w:sz w:val="24"/>
                    <w:szCs w:val="24"/>
                  </w:rPr>
                </w:del>
              </m:ctrlPr>
            </m:sSubPr>
            <m:e>
              <m:r>
                <w:del w:id="79" w:author="智绘未来专利代理" w:date="2021-09-03T17:45:00Z">
                  <m:rPr>
                    <m:sty m:val="p"/>
                  </m:rPr>
                  <w:rPr>
                    <w:rFonts w:ascii="Cambria Math" w:eastAsia="宋体" w:hAnsi="Cambria Math" w:cs="Times New Roman"/>
                    <w:color w:val="000000" w:themeColor="text1"/>
                    <w:sz w:val="24"/>
                    <w:szCs w:val="24"/>
                  </w:rPr>
                  <m:t>T</m:t>
                </w:del>
              </m:r>
            </m:e>
            <m:sub>
              <m:r>
                <w:del w:id="80"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81" w:author="智绘未来专利代理" w:date="2021-09-03T17:45:00Z">
              <m:rPr>
                <m:sty m:val="p"/>
              </m:rPr>
              <w:rPr>
                <w:rFonts w:ascii="Cambria Math" w:eastAsia="宋体" w:hAnsi="Cambria Math" w:cs="Times New Roman"/>
                <w:color w:val="000000" w:themeColor="text1"/>
                <w:sz w:val="24"/>
                <w:szCs w:val="24"/>
              </w:rPr>
              <m:t>[0]</m:t>
            </w:del>
          </m:r>
          <m:r>
            <w:del w:id="82"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83" w:author="智绘未来专利代理" w:date="2021-09-03T17:45:00Z">
              <m:rPr>
                <m:sty m:val="p"/>
              </m:rPr>
              <w:rPr>
                <w:rFonts w:ascii="Cambria Math" w:eastAsia="宋体" w:hAnsi="Cambria Math" w:cs="Times New Roman"/>
                <w:color w:val="000000" w:themeColor="text1"/>
                <w:sz w:val="24"/>
                <w:szCs w:val="24"/>
              </w:rPr>
              <m:t>=</m:t>
            </w:del>
          </m:r>
          <m:sSub>
            <m:sSubPr>
              <m:ctrlPr>
                <w:del w:id="84" w:author="智绘未来专利代理" w:date="2021-09-03T17:45:00Z">
                  <w:rPr>
                    <w:rFonts w:ascii="Cambria Math" w:eastAsia="宋体" w:hAnsi="Cambria Math" w:cs="Times New Roman"/>
                    <w:iCs/>
                    <w:color w:val="000000" w:themeColor="text1"/>
                    <w:sz w:val="24"/>
                    <w:szCs w:val="24"/>
                  </w:rPr>
                </w:del>
              </m:ctrlPr>
            </m:sSubPr>
            <m:e>
              <m:sSub>
                <m:sSubPr>
                  <m:ctrlPr>
                    <w:del w:id="85" w:author="智绘未来专利代理" w:date="2021-09-03T17:45:00Z">
                      <w:rPr>
                        <w:rFonts w:ascii="Cambria Math" w:eastAsia="宋体" w:hAnsi="Cambria Math" w:cs="Times New Roman"/>
                        <w:iCs/>
                        <w:color w:val="000000" w:themeColor="text1"/>
                        <w:sz w:val="24"/>
                        <w:szCs w:val="24"/>
                      </w:rPr>
                    </w:del>
                  </m:ctrlPr>
                </m:sSubPr>
                <m:e>
                  <m:acc>
                    <m:accPr>
                      <m:chr m:val="̇"/>
                      <m:ctrlPr>
                        <w:del w:id="86" w:author="智绘未来专利代理" w:date="2021-09-03T17:45:00Z">
                          <w:rPr>
                            <w:rFonts w:ascii="Cambria Math" w:eastAsia="宋体" w:hAnsi="Cambria Math" w:cs="Times New Roman"/>
                            <w:iCs/>
                            <w:color w:val="000000" w:themeColor="text1"/>
                            <w:sz w:val="24"/>
                            <w:szCs w:val="24"/>
                          </w:rPr>
                        </w:del>
                      </m:ctrlPr>
                    </m:accPr>
                    <m:e>
                      <m:r>
                        <w:del w:id="87" w:author="智绘未来专利代理" w:date="2021-09-03T17:45:00Z">
                          <w:rPr>
                            <w:rFonts w:ascii="Cambria Math" w:eastAsia="宋体" w:hAnsi="Cambria Math" w:cs="Times New Roman"/>
                            <w:color w:val="000000" w:themeColor="text1"/>
                            <w:sz w:val="24"/>
                            <w:szCs w:val="24"/>
                          </w:rPr>
                          <m:t>U</m:t>
                        </w:del>
                      </m:r>
                    </m:e>
                  </m:acc>
                </m:e>
                <m:sub>
                  <m:r>
                    <w:del w:id="88"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89" w:author="智绘未来专利代理" w:date="2021-09-03T17:45:00Z">
                  <m:rPr>
                    <m:sty m:val="p"/>
                  </m:rPr>
                  <w:rPr>
                    <w:rFonts w:ascii="Cambria Math" w:eastAsia="宋体" w:hAnsi="Cambria Math" w:cs="Times New Roman"/>
                    <w:color w:val="000000" w:themeColor="text1"/>
                    <w:sz w:val="24"/>
                    <w:szCs w:val="24"/>
                  </w:rPr>
                  <m:t>L</m:t>
                </w:del>
              </m:r>
            </m:e>
            <m:sub>
              <m:r>
                <w:del w:id="90"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91" w:author="智绘未来专利代理" w:date="2021-09-03T17:45:00Z">
              <m:rPr>
                <m:sty m:val="p"/>
              </m:rPr>
              <w:rPr>
                <w:rFonts w:ascii="Cambria Math" w:eastAsia="宋体" w:hAnsi="Cambria Math" w:cs="Times New Roman"/>
                <w:color w:val="000000" w:themeColor="text1"/>
                <w:sz w:val="24"/>
                <w:szCs w:val="24"/>
              </w:rPr>
              <m:t>-</m:t>
            </w:del>
          </m:r>
          <m:sSub>
            <m:sSubPr>
              <m:ctrlPr>
                <w:del w:id="92" w:author="智绘未来专利代理" w:date="2021-09-03T17:45:00Z">
                  <w:rPr>
                    <w:rFonts w:ascii="Cambria Math" w:eastAsia="宋体" w:hAnsi="Cambria Math" w:cs="Times New Roman"/>
                    <w:iCs/>
                    <w:color w:val="000000" w:themeColor="text1"/>
                    <w:sz w:val="24"/>
                    <w:szCs w:val="24"/>
                  </w:rPr>
                </w:del>
              </m:ctrlPr>
            </m:sSubPr>
            <m:e>
              <m:r>
                <w:del w:id="93" w:author="智绘未来专利代理" w:date="2021-09-03T17:45:00Z">
                  <w:rPr>
                    <w:rFonts w:ascii="Cambria Math" w:eastAsia="宋体" w:hAnsi="Cambria Math" w:cs="Times New Roman"/>
                    <w:color w:val="000000" w:themeColor="text1"/>
                    <w:sz w:val="24"/>
                    <w:szCs w:val="24"/>
                  </w:rPr>
                  <m:t>Z</m:t>
                </w:del>
              </m:r>
            </m:e>
            <m:sub>
              <m:r>
                <w:del w:id="94" w:author="智绘未来专利代理" w:date="2021-09-03T17:45:00Z">
                  <m:rPr>
                    <m:sty m:val="p"/>
                  </m:rPr>
                  <w:rPr>
                    <w:rFonts w:ascii="Cambria Math" w:eastAsia="宋体" w:hAnsi="Cambria Math" w:cs="Times New Roman"/>
                    <w:color w:val="000000" w:themeColor="text1"/>
                    <w:sz w:val="24"/>
                    <w:szCs w:val="24"/>
                  </w:rPr>
                  <m:t>1</m:t>
                </w:del>
              </m:r>
            </m:sub>
          </m:sSub>
          <m:r>
            <w:del w:id="95" w:author="智绘未来专利代理" w:date="2021-09-03T17:45:00Z">
              <m:rPr>
                <m:sty m:val="p"/>
              </m:rPr>
              <w:rPr>
                <w:rFonts w:ascii="Cambria Math" w:eastAsia="宋体" w:hAnsi="Cambria Math" w:cs="Times New Roman"/>
                <w:color w:val="000000" w:themeColor="text1"/>
                <w:sz w:val="24"/>
                <w:szCs w:val="24"/>
              </w:rPr>
              <m:t>*</m:t>
            </w:del>
          </m:r>
          <m:sSub>
            <m:sSubPr>
              <m:ctrlPr>
                <w:del w:id="96" w:author="智绘未来专利代理" w:date="2021-09-03T17:45:00Z">
                  <w:rPr>
                    <w:rFonts w:ascii="Cambria Math" w:eastAsia="宋体" w:hAnsi="Cambria Math" w:cs="Times New Roman"/>
                    <w:iCs/>
                    <w:color w:val="000000" w:themeColor="text1"/>
                    <w:sz w:val="24"/>
                    <w:szCs w:val="24"/>
                  </w:rPr>
                </w:del>
              </m:ctrlPr>
            </m:sSubPr>
            <m:e>
              <m:r>
                <w:del w:id="97" w:author="智绘未来专利代理" w:date="2021-09-03T17:45:00Z">
                  <m:rPr>
                    <m:sty m:val="p"/>
                  </m:rPr>
                  <w:rPr>
                    <w:rFonts w:ascii="Cambria Math" w:eastAsia="宋体" w:hAnsi="Cambria Math" w:cs="Times New Roman"/>
                    <w:color w:val="000000" w:themeColor="text1"/>
                    <w:sz w:val="24"/>
                    <w:szCs w:val="24"/>
                  </w:rPr>
                  <m:t>LenL</m:t>
                </w:del>
              </m:r>
            </m:e>
            <m:sub>
              <m:r>
                <w:del w:id="98"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99" w:author="智绘未来专利代理" w:date="2021-09-03T17:45:00Z">
              <m:rPr>
                <m:sty m:val="p"/>
              </m:rPr>
              <w:rPr>
                <w:rFonts w:ascii="Cambria Math" w:eastAsia="宋体" w:hAnsi="Cambria Math" w:cs="Times New Roman"/>
                <w:color w:val="000000" w:themeColor="text1"/>
                <w:sz w:val="24"/>
                <w:szCs w:val="24"/>
              </w:rPr>
              <m:t>*</m:t>
            </w:del>
          </m:r>
          <m:sSub>
            <m:sSubPr>
              <m:ctrlPr>
                <w:del w:id="100" w:author="智绘未来专利代理" w:date="2021-09-03T17:45:00Z">
                  <w:rPr>
                    <w:rFonts w:ascii="Cambria Math" w:eastAsia="宋体" w:hAnsi="Cambria Math" w:cs="Times New Roman"/>
                    <w:iCs/>
                    <w:color w:val="000000" w:themeColor="text1"/>
                    <w:sz w:val="24"/>
                    <w:szCs w:val="24"/>
                  </w:rPr>
                </w:del>
              </m:ctrlPr>
            </m:sSubPr>
            <m:e>
              <m:acc>
                <m:accPr>
                  <m:chr m:val="̇"/>
                  <m:ctrlPr>
                    <w:del w:id="101" w:author="智绘未来专利代理" w:date="2021-09-03T17:45:00Z">
                      <w:rPr>
                        <w:rFonts w:ascii="Cambria Math" w:eastAsia="宋体" w:hAnsi="Cambria Math" w:cs="Times New Roman"/>
                        <w:iCs/>
                        <w:color w:val="000000" w:themeColor="text1"/>
                        <w:sz w:val="24"/>
                        <w:szCs w:val="24"/>
                      </w:rPr>
                    </w:del>
                  </m:ctrlPr>
                </m:accPr>
                <m:e>
                  <m:r>
                    <w:del w:id="102" w:author="智绘未来专利代理" w:date="2021-09-03T17:45:00Z">
                      <w:rPr>
                        <w:rFonts w:ascii="Cambria Math" w:eastAsia="宋体" w:hAnsi="Cambria Math" w:cs="Times New Roman"/>
                        <w:color w:val="000000" w:themeColor="text1"/>
                        <w:sz w:val="24"/>
                        <w:szCs w:val="24"/>
                      </w:rPr>
                      <m:t>I</m:t>
                    </w:del>
                  </m:r>
                </m:e>
              </m:acc>
            </m:e>
            <m:sub>
              <m:r>
                <w:del w:id="103" w:author="智绘未来专利代理" w:date="2021-09-03T17:45:00Z">
                  <w:rPr>
                    <w:rFonts w:ascii="Cambria Math" w:eastAsia="宋体" w:hAnsi="Cambria Math" w:cs="Times New Roman"/>
                    <w:color w:val="000000" w:themeColor="text1"/>
                    <w:sz w:val="24"/>
                    <w:szCs w:val="24"/>
                  </w:rPr>
                  <m:t>1</m:t>
                </w:del>
              </m:r>
            </m:sub>
          </m:sSub>
          <m:sSub>
            <m:sSubPr>
              <m:ctrlPr>
                <w:del w:id="104" w:author="智绘未来专利代理" w:date="2021-09-03T17:45:00Z">
                  <w:rPr>
                    <w:rFonts w:ascii="Cambria Math" w:eastAsia="宋体" w:hAnsi="Cambria Math" w:cs="Times New Roman"/>
                    <w:iCs/>
                    <w:color w:val="000000" w:themeColor="text1"/>
                    <w:sz w:val="24"/>
                    <w:szCs w:val="24"/>
                  </w:rPr>
                </w:del>
              </m:ctrlPr>
            </m:sSubPr>
            <m:e>
              <m:r>
                <w:del w:id="105" w:author="智绘未来专利代理" w:date="2021-09-03T17:45:00Z">
                  <m:rPr>
                    <m:sty m:val="p"/>
                  </m:rPr>
                  <w:rPr>
                    <w:rFonts w:ascii="Cambria Math" w:eastAsia="宋体" w:hAnsi="Cambria Math" w:cs="Times New Roman"/>
                    <w:color w:val="000000" w:themeColor="text1"/>
                    <w:sz w:val="24"/>
                    <w:szCs w:val="24"/>
                  </w:rPr>
                  <m:t>L</m:t>
                </w:del>
              </m:r>
            </m:e>
            <m:sub>
              <m:r>
                <w:del w:id="106" w:author="智绘未来专利代理" w:date="2021-09-03T17:45:00Z">
                  <m:rPr>
                    <m:sty m:val="p"/>
                  </m:rPr>
                  <w:rPr>
                    <w:rFonts w:ascii="Cambria Math" w:eastAsia="宋体" w:hAnsi="Cambria Math" w:cs="Times New Roman"/>
                    <w:color w:val="000000" w:themeColor="text1"/>
                    <w:sz w:val="24"/>
                    <w:szCs w:val="24"/>
                  </w:rPr>
                  <m:t>1</m:t>
                </w:del>
              </m:r>
            </m:sub>
          </m:sSub>
        </m:oMath>
      </m:oMathPara>
    </w:p>
    <w:p w14:paraId="545C27BD" w14:textId="77777777" w:rsidR="00190AAD" w:rsidRDefault="0043536A">
      <w:pPr>
        <w:pStyle w:val="af8"/>
        <w:spacing w:line="360" w:lineRule="auto"/>
        <w:ind w:leftChars="208" w:left="850" w:hangingChars="172" w:hanging="413"/>
        <w:rPr>
          <w:del w:id="107"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108" w:author="智绘未来专利代理" w:date="2021-09-03T17:45:00Z">
                  <w:rPr>
                    <w:rFonts w:ascii="Cambria Math" w:eastAsia="宋体" w:hAnsi="Cambria Math" w:cs="Times New Roman"/>
                    <w:iCs/>
                    <w:color w:val="000000" w:themeColor="text1"/>
                    <w:sz w:val="24"/>
                    <w:szCs w:val="24"/>
                  </w:rPr>
                </w:del>
              </m:ctrlPr>
            </m:sSubPr>
            <m:e>
              <m:acc>
                <m:accPr>
                  <m:chr m:val="̇"/>
                  <m:ctrlPr>
                    <w:del w:id="109" w:author="智绘未来专利代理" w:date="2021-09-03T17:45:00Z">
                      <w:rPr>
                        <w:rFonts w:ascii="Cambria Math" w:eastAsia="宋体" w:hAnsi="Cambria Math" w:cs="Times New Roman"/>
                        <w:iCs/>
                        <w:color w:val="000000" w:themeColor="text1"/>
                        <w:sz w:val="24"/>
                        <w:szCs w:val="24"/>
                      </w:rPr>
                    </w:del>
                  </m:ctrlPr>
                </m:accPr>
                <m:e>
                  <m:r>
                    <w:del w:id="110" w:author="智绘未来专利代理" w:date="2021-09-03T17:45:00Z">
                      <w:rPr>
                        <w:rFonts w:ascii="Cambria Math" w:eastAsia="宋体" w:hAnsi="Cambria Math" w:cs="Times New Roman"/>
                        <w:color w:val="000000" w:themeColor="text1"/>
                        <w:sz w:val="24"/>
                        <w:szCs w:val="24"/>
                      </w:rPr>
                      <m:t>U</m:t>
                    </w:del>
                  </m:r>
                </m:e>
              </m:acc>
            </m:e>
            <m:sub>
              <m:r>
                <w:del w:id="111"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112" w:author="智绘未来专利代理" w:date="2021-09-03T17:45:00Z">
                  <w:rPr>
                    <w:rFonts w:ascii="Cambria Math" w:eastAsia="宋体" w:hAnsi="Cambria Math" w:cs="Times New Roman"/>
                    <w:iCs/>
                    <w:color w:val="000000" w:themeColor="text1"/>
                    <w:sz w:val="24"/>
                    <w:szCs w:val="24"/>
                  </w:rPr>
                </w:del>
              </m:ctrlPr>
            </m:sSubPr>
            <m:e>
              <m:r>
                <w:del w:id="113" w:author="智绘未来专利代理" w:date="2021-09-03T17:45:00Z">
                  <m:rPr>
                    <m:sty m:val="p"/>
                  </m:rPr>
                  <w:rPr>
                    <w:rFonts w:ascii="Cambria Math" w:eastAsia="宋体" w:hAnsi="Cambria Math" w:cs="Times New Roman"/>
                    <w:color w:val="000000" w:themeColor="text1"/>
                    <w:sz w:val="24"/>
                    <w:szCs w:val="24"/>
                  </w:rPr>
                  <m:t>T</m:t>
                </w:del>
              </m:r>
            </m:e>
            <m:sub>
              <m:r>
                <w:del w:id="114"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115" w:author="智绘未来专利代理" w:date="2021-09-03T17:45:00Z">
              <m:rPr>
                <m:sty m:val="p"/>
              </m:rPr>
              <w:rPr>
                <w:rFonts w:ascii="Cambria Math" w:eastAsia="宋体" w:hAnsi="Cambria Math" w:cs="Times New Roman"/>
                <w:color w:val="000000" w:themeColor="text1"/>
                <w:sz w:val="24"/>
                <w:szCs w:val="24"/>
              </w:rPr>
              <m:t>[1]</m:t>
            </w:del>
          </m:r>
          <m:r>
            <w:del w:id="116"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117" w:author="智绘未来专利代理" w:date="2021-09-03T17:45:00Z">
              <m:rPr>
                <m:sty m:val="p"/>
              </m:rPr>
              <w:rPr>
                <w:rFonts w:ascii="Cambria Math" w:eastAsia="宋体" w:hAnsi="Cambria Math" w:cs="Times New Roman"/>
                <w:color w:val="000000" w:themeColor="text1"/>
                <w:sz w:val="24"/>
                <w:szCs w:val="24"/>
              </w:rPr>
              <m:t>=</m:t>
            </w:del>
          </m:r>
          <m:sSub>
            <m:sSubPr>
              <m:ctrlPr>
                <w:del w:id="118" w:author="智绘未来专利代理" w:date="2021-09-03T17:45:00Z">
                  <w:rPr>
                    <w:rFonts w:ascii="Cambria Math" w:eastAsia="宋体" w:hAnsi="Cambria Math" w:cs="Times New Roman"/>
                    <w:iCs/>
                    <w:color w:val="000000" w:themeColor="text1"/>
                    <w:sz w:val="24"/>
                    <w:szCs w:val="24"/>
                  </w:rPr>
                </w:del>
              </m:ctrlPr>
            </m:sSubPr>
            <m:e>
              <m:acc>
                <m:accPr>
                  <m:chr m:val="̇"/>
                  <m:ctrlPr>
                    <w:del w:id="119" w:author="智绘未来专利代理" w:date="2021-09-03T17:45:00Z">
                      <w:rPr>
                        <w:rFonts w:ascii="Cambria Math" w:eastAsia="宋体" w:hAnsi="Cambria Math" w:cs="Times New Roman"/>
                        <w:iCs/>
                        <w:color w:val="000000" w:themeColor="text1"/>
                        <w:sz w:val="24"/>
                        <w:szCs w:val="24"/>
                      </w:rPr>
                    </w:del>
                  </m:ctrlPr>
                </m:accPr>
                <m:e>
                  <m:r>
                    <w:del w:id="120" w:author="智绘未来专利代理" w:date="2021-09-03T17:45:00Z">
                      <w:rPr>
                        <w:rFonts w:ascii="Cambria Math" w:eastAsia="宋体" w:hAnsi="Cambria Math" w:cs="Times New Roman"/>
                        <w:color w:val="000000" w:themeColor="text1"/>
                        <w:sz w:val="24"/>
                        <w:szCs w:val="24"/>
                      </w:rPr>
                      <m:t>U</m:t>
                    </w:del>
                  </m:r>
                </m:e>
              </m:acc>
            </m:e>
            <m:sub>
              <m:r>
                <w:del w:id="121"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122" w:author="智绘未来专利代理" w:date="2021-09-03T17:45:00Z">
                  <w:rPr>
                    <w:rFonts w:ascii="Cambria Math" w:eastAsia="宋体" w:hAnsi="Cambria Math" w:cs="Times New Roman"/>
                    <w:iCs/>
                    <w:color w:val="000000" w:themeColor="text1"/>
                    <w:sz w:val="24"/>
                    <w:szCs w:val="24"/>
                  </w:rPr>
                </w:del>
              </m:ctrlPr>
            </m:sSubPr>
            <m:e>
              <m:r>
                <w:del w:id="123" w:author="智绘未来专利代理" w:date="2021-09-03T17:45:00Z">
                  <m:rPr>
                    <m:sty m:val="p"/>
                  </m:rPr>
                  <w:rPr>
                    <w:rFonts w:ascii="Cambria Math" w:eastAsia="宋体" w:hAnsi="Cambria Math" w:cs="Times New Roman"/>
                    <w:color w:val="000000" w:themeColor="text1"/>
                    <w:sz w:val="24"/>
                    <w:szCs w:val="24"/>
                  </w:rPr>
                  <m:t>L</m:t>
                </w:del>
              </m:r>
            </m:e>
            <m:sub>
              <m:r>
                <w:del w:id="124" w:author="智绘未来专利代理" w:date="2021-09-03T17:45:00Z">
                  <m:rPr>
                    <m:sty m:val="p"/>
                  </m:rPr>
                  <w:rPr>
                    <w:rFonts w:ascii="Cambria Math" w:eastAsia="宋体" w:hAnsi="Cambria Math" w:cs="Times New Roman"/>
                    <w:color w:val="000000" w:themeColor="text1"/>
                    <w:sz w:val="24"/>
                    <w:szCs w:val="24"/>
                    <w:vertAlign w:val="subscript"/>
                  </w:rPr>
                  <m:t>2</m:t>
                </w:del>
              </m:r>
            </m:sub>
          </m:sSub>
          <m:r>
            <w:del w:id="125" w:author="智绘未来专利代理" w:date="2021-09-03T17:45:00Z">
              <m:rPr>
                <m:sty m:val="p"/>
              </m:rPr>
              <w:rPr>
                <w:rFonts w:ascii="Cambria Math" w:eastAsia="宋体" w:hAnsi="Cambria Math" w:cs="Times New Roman"/>
                <w:color w:val="000000" w:themeColor="text1"/>
                <w:sz w:val="24"/>
                <w:szCs w:val="24"/>
              </w:rPr>
              <m:t>-</m:t>
            </w:del>
          </m:r>
          <m:sSub>
            <m:sSubPr>
              <m:ctrlPr>
                <w:del w:id="126" w:author="智绘未来专利代理" w:date="2021-09-03T17:45:00Z">
                  <w:rPr>
                    <w:rFonts w:ascii="Cambria Math" w:eastAsia="宋体" w:hAnsi="Cambria Math" w:cs="Times New Roman"/>
                    <w:iCs/>
                    <w:color w:val="000000" w:themeColor="text1"/>
                    <w:sz w:val="24"/>
                    <w:szCs w:val="24"/>
                  </w:rPr>
                </w:del>
              </m:ctrlPr>
            </m:sSubPr>
            <m:e>
              <m:r>
                <w:del w:id="127" w:author="智绘未来专利代理" w:date="2021-09-03T17:45:00Z">
                  <w:rPr>
                    <w:rFonts w:ascii="Cambria Math" w:eastAsia="宋体" w:hAnsi="Cambria Math" w:cs="Times New Roman"/>
                    <w:color w:val="000000" w:themeColor="text1"/>
                    <w:sz w:val="24"/>
                    <w:szCs w:val="24"/>
                  </w:rPr>
                  <m:t>Z</m:t>
                </w:del>
              </m:r>
            </m:e>
            <m:sub>
              <m:r>
                <w:del w:id="128" w:author="智绘未来专利代理" w:date="2021-09-03T17:45:00Z">
                  <m:rPr>
                    <m:sty m:val="p"/>
                  </m:rPr>
                  <w:rPr>
                    <w:rFonts w:ascii="Cambria Math" w:eastAsia="宋体" w:hAnsi="Cambria Math" w:cs="Times New Roman"/>
                    <w:color w:val="000000" w:themeColor="text1"/>
                    <w:sz w:val="24"/>
                    <w:szCs w:val="24"/>
                  </w:rPr>
                  <m:t>1</m:t>
                </w:del>
              </m:r>
            </m:sub>
          </m:sSub>
          <m:r>
            <w:del w:id="129" w:author="智绘未来专利代理" w:date="2021-09-03T17:45:00Z">
              <m:rPr>
                <m:sty m:val="p"/>
              </m:rPr>
              <w:rPr>
                <w:rFonts w:ascii="Cambria Math" w:eastAsia="宋体" w:hAnsi="Cambria Math" w:cs="Times New Roman"/>
                <w:color w:val="000000" w:themeColor="text1"/>
                <w:sz w:val="24"/>
                <w:szCs w:val="24"/>
              </w:rPr>
              <m:t>*</m:t>
            </w:del>
          </m:r>
          <m:sSub>
            <m:sSubPr>
              <m:ctrlPr>
                <w:del w:id="130" w:author="智绘未来专利代理" w:date="2021-09-03T17:45:00Z">
                  <w:rPr>
                    <w:rFonts w:ascii="Cambria Math" w:eastAsia="宋体" w:hAnsi="Cambria Math" w:cs="Times New Roman"/>
                    <w:iCs/>
                    <w:color w:val="000000" w:themeColor="text1"/>
                    <w:sz w:val="24"/>
                    <w:szCs w:val="24"/>
                  </w:rPr>
                </w:del>
              </m:ctrlPr>
            </m:sSubPr>
            <m:e>
              <m:r>
                <w:del w:id="131" w:author="智绘未来专利代理" w:date="2021-09-03T17:45:00Z">
                  <m:rPr>
                    <m:sty m:val="p"/>
                  </m:rPr>
                  <w:rPr>
                    <w:rFonts w:ascii="Cambria Math" w:eastAsia="宋体" w:hAnsi="Cambria Math" w:cs="Times New Roman"/>
                    <w:color w:val="000000" w:themeColor="text1"/>
                    <w:sz w:val="24"/>
                    <w:szCs w:val="24"/>
                  </w:rPr>
                  <m:t>LenL</m:t>
                </w:del>
              </m:r>
            </m:e>
            <m:sub>
              <m:r>
                <w:del w:id="132" w:author="智绘未来专利代理" w:date="2021-09-03T17:45:00Z">
                  <m:rPr>
                    <m:sty m:val="p"/>
                  </m:rPr>
                  <w:rPr>
                    <w:rFonts w:ascii="Cambria Math" w:eastAsia="宋体" w:hAnsi="Cambria Math" w:cs="Times New Roman"/>
                    <w:color w:val="000000" w:themeColor="text1"/>
                    <w:sz w:val="24"/>
                    <w:szCs w:val="24"/>
                    <w:vertAlign w:val="subscript"/>
                  </w:rPr>
                  <m:t>2</m:t>
                </w:del>
              </m:r>
            </m:sub>
          </m:sSub>
          <m:r>
            <w:del w:id="133" w:author="智绘未来专利代理" w:date="2021-09-03T17:45:00Z">
              <m:rPr>
                <m:sty m:val="p"/>
              </m:rPr>
              <w:rPr>
                <w:rFonts w:ascii="Cambria Math" w:eastAsia="宋体" w:hAnsi="Cambria Math" w:cs="Times New Roman"/>
                <w:color w:val="000000" w:themeColor="text1"/>
                <w:sz w:val="24"/>
                <w:szCs w:val="24"/>
              </w:rPr>
              <m:t>*</m:t>
            </w:del>
          </m:r>
          <m:sSub>
            <m:sSubPr>
              <m:ctrlPr>
                <w:del w:id="134" w:author="智绘未来专利代理" w:date="2021-09-03T17:45:00Z">
                  <w:rPr>
                    <w:rFonts w:ascii="Cambria Math" w:eastAsia="宋体" w:hAnsi="Cambria Math" w:cs="Times New Roman"/>
                    <w:iCs/>
                    <w:color w:val="000000" w:themeColor="text1"/>
                    <w:sz w:val="24"/>
                    <w:szCs w:val="24"/>
                  </w:rPr>
                </w:del>
              </m:ctrlPr>
            </m:sSubPr>
            <m:e>
              <m:acc>
                <m:accPr>
                  <m:chr m:val="̇"/>
                  <m:ctrlPr>
                    <w:del w:id="135" w:author="智绘未来专利代理" w:date="2021-09-03T17:45:00Z">
                      <w:rPr>
                        <w:rFonts w:ascii="Cambria Math" w:eastAsia="宋体" w:hAnsi="Cambria Math" w:cs="Times New Roman"/>
                        <w:iCs/>
                        <w:color w:val="000000" w:themeColor="text1"/>
                        <w:sz w:val="24"/>
                        <w:szCs w:val="24"/>
                      </w:rPr>
                    </w:del>
                  </m:ctrlPr>
                </m:accPr>
                <m:e>
                  <m:r>
                    <w:del w:id="136" w:author="智绘未来专利代理" w:date="2021-09-03T17:45:00Z">
                      <w:rPr>
                        <w:rFonts w:ascii="Cambria Math" w:eastAsia="宋体" w:hAnsi="Cambria Math" w:cs="Times New Roman"/>
                        <w:color w:val="000000" w:themeColor="text1"/>
                        <w:sz w:val="24"/>
                        <w:szCs w:val="24"/>
                      </w:rPr>
                      <m:t>I</m:t>
                    </w:del>
                  </m:r>
                </m:e>
              </m:acc>
            </m:e>
            <m:sub>
              <m:r>
                <w:del w:id="137" w:author="智绘未来专利代理" w:date="2021-09-03T17:45:00Z">
                  <w:rPr>
                    <w:rFonts w:ascii="Cambria Math" w:eastAsia="宋体" w:hAnsi="Cambria Math" w:cs="Times New Roman"/>
                    <w:color w:val="000000" w:themeColor="text1"/>
                    <w:sz w:val="24"/>
                    <w:szCs w:val="24"/>
                  </w:rPr>
                  <m:t>1</m:t>
                </w:del>
              </m:r>
            </m:sub>
          </m:sSub>
          <m:sSub>
            <m:sSubPr>
              <m:ctrlPr>
                <w:del w:id="138" w:author="智绘未来专利代理" w:date="2021-09-03T17:45:00Z">
                  <w:rPr>
                    <w:rFonts w:ascii="Cambria Math" w:eastAsia="宋体" w:hAnsi="Cambria Math" w:cs="Times New Roman"/>
                    <w:iCs/>
                    <w:color w:val="000000" w:themeColor="text1"/>
                    <w:sz w:val="24"/>
                    <w:szCs w:val="24"/>
                  </w:rPr>
                </w:del>
              </m:ctrlPr>
            </m:sSubPr>
            <m:e>
              <m:r>
                <w:del w:id="139" w:author="智绘未来专利代理" w:date="2021-09-03T17:45:00Z">
                  <m:rPr>
                    <m:sty m:val="p"/>
                  </m:rPr>
                  <w:rPr>
                    <w:rFonts w:ascii="Cambria Math" w:eastAsia="宋体" w:hAnsi="Cambria Math" w:cs="Times New Roman"/>
                    <w:color w:val="000000" w:themeColor="text1"/>
                    <w:sz w:val="24"/>
                    <w:szCs w:val="24"/>
                  </w:rPr>
                  <m:t>L</m:t>
                </w:del>
              </m:r>
            </m:e>
            <m:sub>
              <m:r>
                <w:del w:id="140" w:author="智绘未来专利代理" w:date="2021-09-03T17:45:00Z">
                  <m:rPr>
                    <m:sty m:val="p"/>
                  </m:rPr>
                  <w:rPr>
                    <w:rFonts w:ascii="Cambria Math" w:eastAsia="宋体" w:hAnsi="Cambria Math" w:cs="Times New Roman"/>
                    <w:color w:val="000000" w:themeColor="text1"/>
                    <w:sz w:val="24"/>
                    <w:szCs w:val="24"/>
                  </w:rPr>
                  <m:t>2</m:t>
                </w:del>
              </m:r>
            </m:sub>
          </m:sSub>
        </m:oMath>
      </m:oMathPara>
    </w:p>
    <w:p w14:paraId="7225E2C8" w14:textId="56CF1A9E" w:rsidR="00784D2D" w:rsidRPr="00D8787D" w:rsidRDefault="00136A50" w:rsidP="00D8787D">
      <w:pPr>
        <w:pStyle w:val="00"/>
        <w:ind w:firstLine="480"/>
        <w:rPr>
          <w:ins w:id="141" w:author="智绘未来专利代理" w:date="2021-09-03T17:45:00Z"/>
        </w:rPr>
      </w:pPr>
      <w:ins w:id="142" w:author="智绘未来专利代理" w:date="2021-09-03T17:45:00Z">
        <w:r>
          <w:rPr>
            <w:rFonts w:hint="eastAsia"/>
          </w:rPr>
          <w:t>在</w:t>
        </w:r>
        <w:r w:rsidRPr="00D8787D">
          <w:rPr>
            <w:rFonts w:hint="eastAsia"/>
          </w:rPr>
          <w:t>步骤（</w:t>
        </w:r>
        <w:r w:rsidRPr="00D8787D">
          <w:rPr>
            <w:rFonts w:hint="eastAsia"/>
          </w:rPr>
          <w:t>2</w:t>
        </w:r>
        <w:r w:rsidRPr="00D8787D">
          <w:t>.2.1</w:t>
        </w:r>
        <w:r w:rsidRPr="00D8787D">
          <w:rPr>
            <w:rFonts w:hint="eastAsia"/>
          </w:rPr>
          <w:t>）</w:t>
        </w:r>
        <w:r>
          <w:rPr>
            <w:rFonts w:hint="eastAsia"/>
          </w:rPr>
          <w:t>中</w:t>
        </w:r>
        <w:r w:rsidRPr="00D8787D">
          <w:rPr>
            <w:rFonts w:hint="eastAsia"/>
          </w:rPr>
          <w:t>，</w:t>
        </w:r>
        <w:r w:rsidR="001473EC">
          <w:rPr>
            <w:rFonts w:hint="eastAsia"/>
          </w:rPr>
          <w:t>对于正序电压、负序电压和零序电压，均先计算</w:t>
        </w:r>
        <w:r w:rsidR="001473EC" w:rsidRPr="00E655FB">
          <w:t>节点</w:t>
        </w:r>
      </w:ins>
      <m:oMath>
        <m:sSub>
          <m:sSubPr>
            <m:ctrlPr>
              <w:ins w:id="143" w:author="智绘未来专利代理" w:date="2021-09-03T17:45:00Z">
                <w:rPr>
                  <w:rFonts w:ascii="Cambria Math" w:hAnsi="Cambria Math"/>
                </w:rPr>
              </w:ins>
            </m:ctrlPr>
          </m:sSubPr>
          <m:e>
            <m:r>
              <w:ins w:id="144" w:author="智绘未来专利代理" w:date="2021-09-03T17:45:00Z">
                <w:rPr>
                  <w:rFonts w:ascii="Cambria Math" w:hAnsi="Cambria Math"/>
                </w:rPr>
                <m:t>T</m:t>
              </w:ins>
            </m:r>
          </m:e>
          <m:sub>
            <m:r>
              <w:ins w:id="145" w:author="智绘未来专利代理" w:date="2021-09-03T17:45:00Z">
                <m:rPr>
                  <m:sty m:val="p"/>
                </m:rPr>
                <w:rPr>
                  <w:rFonts w:ascii="Cambria Math" w:hAnsi="Cambria Math"/>
                </w:rPr>
                <m:t>1</m:t>
              </w:ins>
            </m:r>
          </m:sub>
        </m:sSub>
      </m:oMath>
      <w:ins w:id="146" w:author="智绘未来专利代理" w:date="2021-09-03T17:45:00Z">
        <w:r w:rsidR="001473EC" w:rsidRPr="00E655FB">
          <w:rPr>
            <w:rFonts w:hint="eastAsia"/>
          </w:rPr>
          <w:t>的</w:t>
        </w:r>
        <w:r w:rsidR="001473EC" w:rsidRPr="00E655FB">
          <w:t>2</w:t>
        </w:r>
        <w:r w:rsidR="001473EC" w:rsidRPr="00E655FB">
          <w:t>个</w:t>
        </w:r>
        <w:r w:rsidR="001473EC">
          <w:rPr>
            <w:rFonts w:hint="eastAsia"/>
          </w:rPr>
          <w:t>电压，然后</w:t>
        </w:r>
        <w:r w:rsidR="00035DD5" w:rsidRPr="00E655FB">
          <w:t>中间节点</w:t>
        </w:r>
      </w:ins>
      <m:oMath>
        <m:sSub>
          <m:sSubPr>
            <m:ctrlPr>
              <w:ins w:id="147" w:author="智绘未来专利代理" w:date="2021-09-03T17:45:00Z">
                <w:rPr>
                  <w:rFonts w:ascii="Cambria Math" w:hAnsi="Cambria Math"/>
                  <w:iCs/>
                </w:rPr>
              </w:ins>
            </m:ctrlPr>
          </m:sSubPr>
          <m:e>
            <m:r>
              <w:ins w:id="148" w:author="智绘未来专利代理" w:date="2021-09-03T17:45:00Z">
                <w:rPr>
                  <w:rFonts w:ascii="Cambria Math" w:hAnsi="Cambria Math"/>
                </w:rPr>
                <m:t>T</m:t>
              </w:ins>
            </m:r>
          </m:e>
          <m:sub>
            <m:r>
              <w:ins w:id="149" w:author="智绘未来专利代理" w:date="2021-09-03T17:45:00Z">
                <w:rPr>
                  <w:rFonts w:ascii="Cambria Math" w:hAnsi="Cambria Math"/>
                </w:rPr>
                <m:t>i</m:t>
              </w:ins>
            </m:r>
          </m:sub>
        </m:sSub>
      </m:oMath>
      <w:ins w:id="150" w:author="智绘未来专利代理" w:date="2021-09-03T17:45:00Z">
        <w:r w:rsidR="00035DD5" w:rsidRPr="00E655FB">
          <w:rPr>
            <w:rFonts w:hint="eastAsia"/>
          </w:rPr>
          <w:t>的</w:t>
        </w:r>
        <w:r w:rsidR="00035DD5" w:rsidRPr="00E655FB">
          <w:t>1</w:t>
        </w:r>
        <w:r w:rsidR="00035DD5" w:rsidRPr="00E655FB">
          <w:t>个电压</w:t>
        </w:r>
      </w:ins>
      <m:oMath>
        <m:d>
          <m:dPr>
            <m:ctrlPr>
              <w:ins w:id="151" w:author="智绘未来专利代理" w:date="2021-09-03T17:45:00Z">
                <w:rPr>
                  <w:rFonts w:ascii="Cambria Math" w:hAnsi="Cambria Math"/>
                  <w:i/>
                </w:rPr>
              </w:ins>
            </m:ctrlPr>
          </m:dPr>
          <m:e>
            <m:r>
              <w:ins w:id="152" w:author="智绘未来专利代理" w:date="2021-09-03T17:45:00Z">
                <w:rPr>
                  <w:rFonts w:ascii="Cambria Math" w:hAnsi="Cambria Math"/>
                </w:rPr>
                <m:t>1&lt;i&lt;N</m:t>
              </w:ins>
            </m:r>
          </m:e>
        </m:d>
      </m:oMath>
      <w:ins w:id="153" w:author="智绘未来专利代理" w:date="2021-09-03T17:45:00Z">
        <w:r w:rsidR="00170E72">
          <w:rPr>
            <w:rFonts w:hint="eastAsia"/>
          </w:rPr>
          <w:t>，</w:t>
        </w:r>
        <w:r>
          <w:rPr>
            <w:rFonts w:hint="eastAsia"/>
          </w:rPr>
          <w:t>最后计算</w:t>
        </w:r>
        <w:r w:rsidR="003E13A4" w:rsidRPr="00E655FB">
          <w:t>节点</w:t>
        </w:r>
      </w:ins>
      <m:oMath>
        <m:sSub>
          <m:sSubPr>
            <m:ctrlPr>
              <w:ins w:id="154" w:author="智绘未来专利代理" w:date="2021-09-03T17:45:00Z">
                <w:rPr>
                  <w:rFonts w:ascii="Cambria Math" w:hAnsi="Cambria Math"/>
                  <w:iCs/>
                </w:rPr>
              </w:ins>
            </m:ctrlPr>
          </m:sSubPr>
          <m:e>
            <m:r>
              <w:ins w:id="155" w:author="智绘未来专利代理" w:date="2021-09-03T17:45:00Z">
                <w:rPr>
                  <w:rFonts w:ascii="Cambria Math" w:hAnsi="Cambria Math"/>
                </w:rPr>
                <m:t>T</m:t>
              </w:ins>
            </m:r>
          </m:e>
          <m:sub>
            <m:r>
              <w:ins w:id="156" w:author="智绘未来专利代理" w:date="2021-09-03T17:45:00Z">
                <w:rPr>
                  <w:rFonts w:ascii="Cambria Math" w:hAnsi="Cambria Math"/>
                </w:rPr>
                <m:t>N</m:t>
              </w:ins>
            </m:r>
          </m:sub>
        </m:sSub>
      </m:oMath>
      <w:ins w:id="157" w:author="智绘未来专利代理" w:date="2021-09-03T17:45:00Z">
        <w:r w:rsidR="003E13A4" w:rsidRPr="00E655FB">
          <w:rPr>
            <w:rFonts w:hint="eastAsia"/>
          </w:rPr>
          <w:t>的</w:t>
        </w:r>
        <w:r w:rsidR="003E13A4" w:rsidRPr="00E655FB">
          <w:t>2</w:t>
        </w:r>
        <w:r w:rsidR="003E13A4" w:rsidRPr="00E655FB">
          <w:t>个电压</w:t>
        </w:r>
        <w:r w:rsidR="00D55EC1">
          <w:rPr>
            <w:rFonts w:hint="eastAsia"/>
          </w:rPr>
          <w:t>。</w:t>
        </w:r>
        <w:r w:rsidR="00596FC9">
          <w:rPr>
            <w:rFonts w:hint="eastAsia"/>
          </w:rPr>
          <w:t>计算的具体</w:t>
        </w:r>
        <w:r w:rsidR="001630AE">
          <w:rPr>
            <w:rFonts w:hint="eastAsia"/>
          </w:rPr>
          <w:t>方式</w:t>
        </w:r>
        <w:r w:rsidR="00596FC9">
          <w:rPr>
            <w:rFonts w:hint="eastAsia"/>
          </w:rPr>
          <w:t>如下：</w:t>
        </w:r>
      </w:ins>
    </w:p>
    <w:p w14:paraId="1A748C00" w14:textId="5696CC2E" w:rsidR="003F6FA0" w:rsidRPr="00E655FB" w:rsidRDefault="003F6FA0" w:rsidP="003F6FA0">
      <w:pPr>
        <w:pStyle w:val="00"/>
        <w:ind w:firstLine="480"/>
        <w:rPr>
          <w:ins w:id="158" w:author="智绘未来专利代理" w:date="2021-09-03T17:45:00Z"/>
        </w:rPr>
      </w:pPr>
      <w:ins w:id="159" w:author="智绘未来专利代理" w:date="2021-09-03T17:45:00Z">
        <w:r w:rsidRPr="00E655FB">
          <w:rPr>
            <w:rFonts w:hint="eastAsia"/>
          </w:rPr>
          <w:t>以如下公式</w:t>
        </w:r>
        <w:r w:rsidRPr="00E655FB">
          <w:t>计算得到节点</w:t>
        </w:r>
      </w:ins>
      <m:oMath>
        <m:sSub>
          <m:sSubPr>
            <m:ctrlPr>
              <w:ins w:id="160" w:author="智绘未来专利代理" w:date="2021-09-03T17:45:00Z">
                <w:rPr>
                  <w:rFonts w:ascii="Cambria Math" w:hAnsi="Cambria Math"/>
                </w:rPr>
              </w:ins>
            </m:ctrlPr>
          </m:sSubPr>
          <m:e>
            <m:r>
              <w:ins w:id="161" w:author="智绘未来专利代理" w:date="2021-09-03T17:45:00Z">
                <w:rPr>
                  <w:rFonts w:ascii="Cambria Math" w:hAnsi="Cambria Math"/>
                </w:rPr>
                <m:t>T</m:t>
              </w:ins>
            </m:r>
          </m:e>
          <m:sub>
            <m:r>
              <w:ins w:id="162" w:author="智绘未来专利代理" w:date="2021-09-03T17:45:00Z">
                <m:rPr>
                  <m:sty m:val="p"/>
                </m:rPr>
                <w:rPr>
                  <w:rFonts w:ascii="Cambria Math" w:hAnsi="Cambria Math"/>
                </w:rPr>
                <m:t>1</m:t>
              </w:ins>
            </m:r>
          </m:sub>
        </m:sSub>
      </m:oMath>
      <w:ins w:id="163" w:author="智绘未来专利代理" w:date="2021-09-03T17:45:00Z">
        <w:r w:rsidRPr="00E655FB">
          <w:rPr>
            <w:rFonts w:hint="eastAsia"/>
          </w:rPr>
          <w:t>的</w:t>
        </w:r>
        <w:r w:rsidRPr="00E655FB">
          <w:t>2</w:t>
        </w:r>
        <w:r w:rsidRPr="00E655FB">
          <w:t>个正序电压</w:t>
        </w:r>
      </w:ins>
      <m:oMath>
        <m:sSub>
          <m:sSubPr>
            <m:ctrlPr>
              <w:ins w:id="164" w:author="智绘未来专利代理" w:date="2021-09-03T17:45:00Z">
                <w:rPr>
                  <w:rFonts w:ascii="Cambria Math" w:hAnsi="Cambria Math"/>
                  <w:iCs/>
                </w:rPr>
              </w:ins>
            </m:ctrlPr>
          </m:sSubPr>
          <m:e>
            <m:acc>
              <m:accPr>
                <m:chr m:val="̇"/>
                <m:ctrlPr>
                  <w:ins w:id="165" w:author="智绘未来专利代理" w:date="2021-09-03T17:45:00Z">
                    <w:rPr>
                      <w:rFonts w:ascii="Cambria Math" w:hAnsi="Cambria Math"/>
                      <w:iCs/>
                    </w:rPr>
                  </w:ins>
                </m:ctrlPr>
              </m:accPr>
              <m:e>
                <m:r>
                  <w:ins w:id="166" w:author="智绘未来专利代理" w:date="2021-09-03T17:45:00Z">
                    <w:rPr>
                      <w:rFonts w:ascii="Cambria Math" w:hAnsi="Cambria Math"/>
                    </w:rPr>
                    <m:t>U</m:t>
                  </w:ins>
                </m:r>
              </m:e>
            </m:acc>
          </m:e>
          <m:sub>
            <m:r>
              <w:ins w:id="167" w:author="智绘未来专利代理" w:date="2021-09-03T17:45:00Z">
                <m:rPr>
                  <m:sty m:val="p"/>
                </m:rPr>
                <w:rPr>
                  <w:rFonts w:ascii="Cambria Math" w:hAnsi="Cambria Math"/>
                </w:rPr>
                <m:t>1</m:t>
              </w:ins>
            </m:r>
          </m:sub>
        </m:sSub>
        <m:sSub>
          <m:sSubPr>
            <m:ctrlPr>
              <w:ins w:id="168" w:author="智绘未来专利代理" w:date="2021-09-03T17:45:00Z">
                <w:rPr>
                  <w:rFonts w:ascii="Cambria Math" w:hAnsi="Cambria Math"/>
                  <w:iCs/>
                </w:rPr>
              </w:ins>
            </m:ctrlPr>
          </m:sSubPr>
          <m:e>
            <m:r>
              <w:ins w:id="169" w:author="智绘未来专利代理" w:date="2021-09-03T17:45:00Z">
                <w:rPr>
                  <w:rFonts w:ascii="Cambria Math" w:hAnsi="Cambria Math"/>
                </w:rPr>
                <m:t>T</m:t>
              </w:ins>
            </m:r>
          </m:e>
          <m:sub>
            <m:r>
              <w:ins w:id="170" w:author="智绘未来专利代理" w:date="2021-09-03T17:45:00Z">
                <m:rPr>
                  <m:sty m:val="p"/>
                </m:rPr>
                <w:rPr>
                  <w:rFonts w:ascii="Cambria Math" w:hAnsi="Cambria Math"/>
                </w:rPr>
                <m:t>1</m:t>
              </w:ins>
            </m:r>
          </m:sub>
        </m:sSub>
        <m:r>
          <w:ins w:id="171" w:author="智绘未来专利代理" w:date="2021-09-03T17:45:00Z">
            <m:rPr>
              <m:sty m:val="p"/>
            </m:rPr>
            <w:rPr>
              <w:rFonts w:ascii="Cambria Math" w:hAnsi="Cambria Math"/>
            </w:rPr>
            <m:t>[0]</m:t>
          </w:ins>
        </m:r>
      </m:oMath>
      <w:ins w:id="172" w:author="智绘未来专利代理" w:date="2021-09-03T17:45:00Z">
        <w:r w:rsidRPr="00E655FB">
          <w:t>、</w:t>
        </w:r>
      </w:ins>
      <m:oMath>
        <m:sSub>
          <m:sSubPr>
            <m:ctrlPr>
              <w:ins w:id="173" w:author="智绘未来专利代理" w:date="2021-09-03T17:45:00Z">
                <w:rPr>
                  <w:rFonts w:ascii="Cambria Math" w:hAnsi="Cambria Math"/>
                  <w:iCs/>
                </w:rPr>
              </w:ins>
            </m:ctrlPr>
          </m:sSubPr>
          <m:e>
            <m:acc>
              <m:accPr>
                <m:chr m:val="̇"/>
                <m:ctrlPr>
                  <w:ins w:id="174" w:author="智绘未来专利代理" w:date="2021-09-03T17:45:00Z">
                    <w:rPr>
                      <w:rFonts w:ascii="Cambria Math" w:hAnsi="Cambria Math"/>
                      <w:iCs/>
                    </w:rPr>
                  </w:ins>
                </m:ctrlPr>
              </m:accPr>
              <m:e>
                <m:r>
                  <w:ins w:id="175" w:author="智绘未来专利代理" w:date="2021-09-03T17:45:00Z">
                    <w:rPr>
                      <w:rFonts w:ascii="Cambria Math" w:hAnsi="Cambria Math"/>
                    </w:rPr>
                    <m:t>U</m:t>
                  </w:ins>
                </m:r>
              </m:e>
            </m:acc>
          </m:e>
          <m:sub>
            <m:r>
              <w:ins w:id="176" w:author="智绘未来专利代理" w:date="2021-09-03T17:45:00Z">
                <m:rPr>
                  <m:sty m:val="p"/>
                </m:rPr>
                <w:rPr>
                  <w:rFonts w:ascii="Cambria Math" w:hAnsi="Cambria Math"/>
                </w:rPr>
                <m:t>1</m:t>
              </w:ins>
            </m:r>
          </m:sub>
        </m:sSub>
        <m:sSub>
          <m:sSubPr>
            <m:ctrlPr>
              <w:ins w:id="177" w:author="智绘未来专利代理" w:date="2021-09-03T17:45:00Z">
                <w:rPr>
                  <w:rFonts w:ascii="Cambria Math" w:hAnsi="Cambria Math"/>
                  <w:iCs/>
                </w:rPr>
              </w:ins>
            </m:ctrlPr>
          </m:sSubPr>
          <m:e>
            <m:r>
              <w:ins w:id="178" w:author="智绘未来专利代理" w:date="2021-09-03T17:45:00Z">
                <w:rPr>
                  <w:rFonts w:ascii="Cambria Math" w:hAnsi="Cambria Math"/>
                </w:rPr>
                <m:t>T</m:t>
              </w:ins>
            </m:r>
          </m:e>
          <m:sub>
            <m:r>
              <w:ins w:id="179" w:author="智绘未来专利代理" w:date="2021-09-03T17:45:00Z">
                <m:rPr>
                  <m:sty m:val="p"/>
                </m:rPr>
                <w:rPr>
                  <w:rFonts w:ascii="Cambria Math" w:hAnsi="Cambria Math"/>
                </w:rPr>
                <m:t>1</m:t>
              </w:ins>
            </m:r>
          </m:sub>
        </m:sSub>
        <m:d>
          <m:dPr>
            <m:begChr m:val="["/>
            <m:endChr m:val="]"/>
            <m:ctrlPr>
              <w:ins w:id="180" w:author="智绘未来专利代理" w:date="2021-09-03T17:45:00Z">
                <w:rPr>
                  <w:rFonts w:ascii="Cambria Math" w:hAnsi="Cambria Math"/>
                </w:rPr>
              </w:ins>
            </m:ctrlPr>
          </m:dPr>
          <m:e>
            <m:r>
              <w:ins w:id="181" w:author="智绘未来专利代理" w:date="2021-09-03T17:45:00Z">
                <m:rPr>
                  <m:sty m:val="p"/>
                </m:rPr>
                <w:rPr>
                  <w:rFonts w:ascii="Cambria Math" w:hAnsi="Cambria Math"/>
                </w:rPr>
                <m:t>1</m:t>
              </w:ins>
            </m:r>
          </m:e>
        </m:d>
      </m:oMath>
      <w:ins w:id="182" w:author="智绘未来专利代理" w:date="2021-09-03T17:45:00Z">
        <w:r w:rsidRPr="00E655FB">
          <w:rPr>
            <w:rFonts w:hint="eastAsia"/>
          </w:rPr>
          <w:t>，</w:t>
        </w:r>
      </w:ins>
    </w:p>
    <w:p w14:paraId="042B97B9" w14:textId="77777777" w:rsidR="003F6FA0" w:rsidRPr="00E655FB" w:rsidRDefault="003F6FA0" w:rsidP="003F6FA0">
      <w:pPr>
        <w:pStyle w:val="00"/>
        <w:ind w:firstLine="480"/>
        <w:rPr>
          <w:ins w:id="183" w:author="智绘未来专利代理" w:date="2021-09-03T17:45:00Z"/>
          <w:rFonts w:hint="eastAsia"/>
        </w:rPr>
      </w:pPr>
      <m:oMathPara>
        <m:oMath>
          <m:d>
            <m:dPr>
              <m:begChr m:val="{"/>
              <m:endChr m:val=""/>
              <m:ctrlPr>
                <w:ins w:id="184" w:author="智绘未来专利代理" w:date="2021-09-03T17:45:00Z">
                  <w:rPr>
                    <w:rFonts w:ascii="Cambria Math" w:hAnsi="Cambria Math"/>
                  </w:rPr>
                </w:ins>
              </m:ctrlPr>
            </m:dPr>
            <m:e>
              <m:eqArr>
                <m:eqArrPr>
                  <m:ctrlPr>
                    <w:ins w:id="185" w:author="智绘未来专利代理" w:date="2021-09-03T17:45:00Z">
                      <w:rPr>
                        <w:rFonts w:ascii="Cambria Math" w:hAnsi="Cambria Math"/>
                      </w:rPr>
                    </w:ins>
                  </m:ctrlPr>
                </m:eqArrPr>
                <m:e>
                  <m:sSub>
                    <m:sSubPr>
                      <m:ctrlPr>
                        <w:ins w:id="186" w:author="智绘未来专利代理" w:date="2021-09-03T17:45:00Z">
                          <w:rPr>
                            <w:rFonts w:ascii="Cambria Math" w:hAnsi="Cambria Math"/>
                            <w:iCs/>
                          </w:rPr>
                        </w:ins>
                      </m:ctrlPr>
                    </m:sSubPr>
                    <m:e>
                      <m:acc>
                        <m:accPr>
                          <m:chr m:val="̇"/>
                          <m:ctrlPr>
                            <w:ins w:id="187" w:author="智绘未来专利代理" w:date="2021-09-03T17:45:00Z">
                              <w:rPr>
                                <w:rFonts w:ascii="Cambria Math" w:hAnsi="Cambria Math"/>
                                <w:iCs/>
                              </w:rPr>
                            </w:ins>
                          </m:ctrlPr>
                        </m:accPr>
                        <m:e>
                          <m:r>
                            <w:ins w:id="188" w:author="智绘未来专利代理" w:date="2021-09-03T17:45:00Z">
                              <w:rPr>
                                <w:rFonts w:ascii="Cambria Math" w:hAnsi="Cambria Math"/>
                              </w:rPr>
                              <m:t>U</m:t>
                            </w:ins>
                          </m:r>
                        </m:e>
                      </m:acc>
                    </m:e>
                    <m:sub>
                      <m:r>
                        <w:ins w:id="189" w:author="智绘未来专利代理" w:date="2021-09-03T17:45:00Z">
                          <m:rPr>
                            <m:sty m:val="p"/>
                          </m:rPr>
                          <w:rPr>
                            <w:rFonts w:ascii="Cambria Math" w:hAnsi="Cambria Math"/>
                          </w:rPr>
                          <m:t>1</m:t>
                        </w:ins>
                      </m:r>
                    </m:sub>
                  </m:sSub>
                  <m:sSub>
                    <m:sSubPr>
                      <m:ctrlPr>
                        <w:ins w:id="190" w:author="智绘未来专利代理" w:date="2021-09-03T17:45:00Z">
                          <w:rPr>
                            <w:rFonts w:ascii="Cambria Math" w:hAnsi="Cambria Math"/>
                            <w:iCs/>
                          </w:rPr>
                        </w:ins>
                      </m:ctrlPr>
                    </m:sSubPr>
                    <m:e>
                      <m:r>
                        <w:ins w:id="191" w:author="智绘未来专利代理" w:date="2021-09-03T17:45:00Z">
                          <w:rPr>
                            <w:rFonts w:ascii="Cambria Math" w:hAnsi="Cambria Math"/>
                          </w:rPr>
                          <m:t>T</m:t>
                        </w:ins>
                      </m:r>
                    </m:e>
                    <m:sub>
                      <m:r>
                        <w:ins w:id="192" w:author="智绘未来专利代理" w:date="2021-09-03T17:45:00Z">
                          <m:rPr>
                            <m:sty m:val="p"/>
                          </m:rPr>
                          <w:rPr>
                            <w:rFonts w:ascii="Cambria Math" w:hAnsi="Cambria Math"/>
                          </w:rPr>
                          <m:t>1</m:t>
                        </w:ins>
                      </m:r>
                    </m:sub>
                  </m:sSub>
                  <m:r>
                    <w:ins w:id="193" w:author="智绘未来专利代理" w:date="2021-09-03T17:45:00Z">
                      <m:rPr>
                        <m:sty m:val="p"/>
                      </m:rPr>
                      <w:rPr>
                        <w:rFonts w:ascii="Cambria Math" w:hAnsi="Cambria Math"/>
                      </w:rPr>
                      <m:t>[0] =</m:t>
                    </w:ins>
                  </m:r>
                  <m:sSub>
                    <m:sSubPr>
                      <m:ctrlPr>
                        <w:ins w:id="194" w:author="智绘未来专利代理" w:date="2021-09-03T17:45:00Z">
                          <w:rPr>
                            <w:rFonts w:ascii="Cambria Math" w:hAnsi="Cambria Math"/>
                            <w:iCs/>
                          </w:rPr>
                        </w:ins>
                      </m:ctrlPr>
                    </m:sSubPr>
                    <m:e>
                      <m:sSub>
                        <m:sSubPr>
                          <m:ctrlPr>
                            <w:ins w:id="195" w:author="智绘未来专利代理" w:date="2021-09-03T17:45:00Z">
                              <w:rPr>
                                <w:rFonts w:ascii="Cambria Math" w:hAnsi="Cambria Math"/>
                                <w:iCs/>
                              </w:rPr>
                            </w:ins>
                          </m:ctrlPr>
                        </m:sSubPr>
                        <m:e>
                          <m:acc>
                            <m:accPr>
                              <m:chr m:val="̇"/>
                              <m:ctrlPr>
                                <w:ins w:id="196" w:author="智绘未来专利代理" w:date="2021-09-03T17:45:00Z">
                                  <w:rPr>
                                    <w:rFonts w:ascii="Cambria Math" w:hAnsi="Cambria Math"/>
                                    <w:iCs/>
                                  </w:rPr>
                                </w:ins>
                              </m:ctrlPr>
                            </m:accPr>
                            <m:e>
                              <m:r>
                                <w:ins w:id="197" w:author="智绘未来专利代理" w:date="2021-09-03T17:45:00Z">
                                  <w:rPr>
                                    <w:rFonts w:ascii="Cambria Math" w:hAnsi="Cambria Math"/>
                                  </w:rPr>
                                  <m:t>U</m:t>
                                </w:ins>
                              </m:r>
                            </m:e>
                          </m:acc>
                        </m:e>
                        <m:sub>
                          <m:r>
                            <w:ins w:id="198" w:author="智绘未来专利代理" w:date="2021-09-03T17:45:00Z">
                              <m:rPr>
                                <m:sty m:val="p"/>
                              </m:rPr>
                              <w:rPr>
                                <w:rFonts w:ascii="Cambria Math" w:hAnsi="Cambria Math"/>
                              </w:rPr>
                              <m:t>1</m:t>
                            </w:ins>
                          </m:r>
                        </m:sub>
                      </m:sSub>
                      <m:r>
                        <w:ins w:id="199" w:author="智绘未来专利代理" w:date="2021-09-03T17:45:00Z">
                          <w:rPr>
                            <w:rFonts w:ascii="Cambria Math" w:hAnsi="Cambria Math"/>
                          </w:rPr>
                          <m:t>L</m:t>
                        </w:ins>
                      </m:r>
                    </m:e>
                    <m:sub>
                      <m:r>
                        <w:ins w:id="200" w:author="智绘未来专利代理" w:date="2021-09-03T17:45:00Z">
                          <m:rPr>
                            <m:sty m:val="p"/>
                          </m:rPr>
                          <w:rPr>
                            <w:rFonts w:ascii="Cambria Math" w:hAnsi="Cambria Math"/>
                          </w:rPr>
                          <m:t>1</m:t>
                        </w:ins>
                      </m:r>
                    </m:sub>
                  </m:sSub>
                  <m:r>
                    <w:ins w:id="201" w:author="智绘未来专利代理" w:date="2021-09-03T17:45:00Z">
                      <m:rPr>
                        <m:sty m:val="p"/>
                      </m:rPr>
                      <w:rPr>
                        <w:rFonts w:ascii="Cambria Math" w:hAnsi="Cambria Math"/>
                      </w:rPr>
                      <m:t>-</m:t>
                    </w:ins>
                  </m:r>
                  <m:sSub>
                    <m:sSubPr>
                      <m:ctrlPr>
                        <w:ins w:id="202" w:author="智绘未来专利代理" w:date="2021-09-03T17:45:00Z">
                          <w:rPr>
                            <w:rFonts w:ascii="Cambria Math" w:hAnsi="Cambria Math"/>
                            <w:iCs/>
                          </w:rPr>
                        </w:ins>
                      </m:ctrlPr>
                    </m:sSubPr>
                    <m:e>
                      <m:r>
                        <w:ins w:id="203" w:author="智绘未来专利代理" w:date="2021-09-03T17:45:00Z">
                          <w:rPr>
                            <w:rFonts w:ascii="Cambria Math" w:hAnsi="Cambria Math"/>
                          </w:rPr>
                          <m:t>Z</m:t>
                        </w:ins>
                      </m:r>
                    </m:e>
                    <m:sub>
                      <m:r>
                        <w:ins w:id="204" w:author="智绘未来专利代理" w:date="2021-09-03T17:45:00Z">
                          <m:rPr>
                            <m:sty m:val="p"/>
                          </m:rPr>
                          <w:rPr>
                            <w:rFonts w:ascii="Cambria Math" w:hAnsi="Cambria Math"/>
                          </w:rPr>
                          <m:t>1</m:t>
                        </w:ins>
                      </m:r>
                    </m:sub>
                  </m:sSub>
                  <m:r>
                    <w:ins w:id="205" w:author="智绘未来专利代理" w:date="2021-09-03T17:45:00Z">
                      <m:rPr>
                        <m:sty m:val="p"/>
                      </m:rPr>
                      <w:rPr>
                        <w:rFonts w:ascii="Cambria Math" w:hAnsi="Cambria Math"/>
                      </w:rPr>
                      <m:t>*</m:t>
                    </w:ins>
                  </m:r>
                  <m:sSub>
                    <m:sSubPr>
                      <m:ctrlPr>
                        <w:ins w:id="206" w:author="智绘未来专利代理" w:date="2021-09-03T17:45:00Z">
                          <w:rPr>
                            <w:rFonts w:ascii="Cambria Math" w:hAnsi="Cambria Math"/>
                            <w:iCs/>
                          </w:rPr>
                        </w:ins>
                      </m:ctrlPr>
                    </m:sSubPr>
                    <m:e>
                      <m:r>
                        <w:ins w:id="207" w:author="智绘未来专利代理" w:date="2021-09-03T17:45:00Z">
                          <w:rPr>
                            <w:rFonts w:ascii="Cambria Math" w:hAnsi="Cambria Math"/>
                          </w:rPr>
                          <m:t>LenL</m:t>
                        </w:ins>
                      </m:r>
                    </m:e>
                    <m:sub>
                      <m:r>
                        <w:ins w:id="208" w:author="智绘未来专利代理" w:date="2021-09-03T17:45:00Z">
                          <m:rPr>
                            <m:sty m:val="p"/>
                          </m:rPr>
                          <w:rPr>
                            <w:rFonts w:ascii="Cambria Math" w:hAnsi="Cambria Math"/>
                          </w:rPr>
                          <m:t>1</m:t>
                        </w:ins>
                      </m:r>
                    </m:sub>
                  </m:sSub>
                  <m:r>
                    <w:ins w:id="209" w:author="智绘未来专利代理" w:date="2021-09-03T17:45:00Z">
                      <m:rPr>
                        <m:sty m:val="p"/>
                      </m:rPr>
                      <w:rPr>
                        <w:rFonts w:ascii="Cambria Math" w:hAnsi="Cambria Math"/>
                      </w:rPr>
                      <m:t>*</m:t>
                    </w:ins>
                  </m:r>
                  <m:sSub>
                    <m:sSubPr>
                      <m:ctrlPr>
                        <w:ins w:id="210" w:author="智绘未来专利代理" w:date="2021-09-03T17:45:00Z">
                          <w:rPr>
                            <w:rFonts w:ascii="Cambria Math" w:hAnsi="Cambria Math"/>
                            <w:iCs/>
                          </w:rPr>
                        </w:ins>
                      </m:ctrlPr>
                    </m:sSubPr>
                    <m:e>
                      <m:acc>
                        <m:accPr>
                          <m:chr m:val="̇"/>
                          <m:ctrlPr>
                            <w:ins w:id="211" w:author="智绘未来专利代理" w:date="2021-09-03T17:45:00Z">
                              <w:rPr>
                                <w:rFonts w:ascii="Cambria Math" w:hAnsi="Cambria Math"/>
                                <w:iCs/>
                              </w:rPr>
                            </w:ins>
                          </m:ctrlPr>
                        </m:accPr>
                        <m:e>
                          <m:r>
                            <w:ins w:id="212" w:author="智绘未来专利代理" w:date="2021-09-03T17:45:00Z">
                              <w:rPr>
                                <w:rFonts w:ascii="Cambria Math" w:hAnsi="Cambria Math"/>
                              </w:rPr>
                              <m:t>I</m:t>
                            </w:ins>
                          </m:r>
                        </m:e>
                      </m:acc>
                    </m:e>
                    <m:sub>
                      <m:r>
                        <w:ins w:id="213" w:author="智绘未来专利代理" w:date="2021-09-03T17:45:00Z">
                          <m:rPr>
                            <m:sty m:val="p"/>
                          </m:rPr>
                          <w:rPr>
                            <w:rFonts w:ascii="Cambria Math" w:hAnsi="Cambria Math"/>
                          </w:rPr>
                          <m:t>1</m:t>
                        </w:ins>
                      </m:r>
                    </m:sub>
                  </m:sSub>
                  <m:sSub>
                    <m:sSubPr>
                      <m:ctrlPr>
                        <w:ins w:id="214" w:author="智绘未来专利代理" w:date="2021-09-03T17:45:00Z">
                          <w:rPr>
                            <w:rFonts w:ascii="Cambria Math" w:hAnsi="Cambria Math"/>
                            <w:iCs/>
                          </w:rPr>
                        </w:ins>
                      </m:ctrlPr>
                    </m:sSubPr>
                    <m:e>
                      <m:r>
                        <w:ins w:id="215" w:author="智绘未来专利代理" w:date="2021-09-03T17:45:00Z">
                          <w:rPr>
                            <w:rFonts w:ascii="Cambria Math" w:hAnsi="Cambria Math"/>
                          </w:rPr>
                          <m:t>L</m:t>
                        </w:ins>
                      </m:r>
                    </m:e>
                    <m:sub>
                      <m:r>
                        <w:ins w:id="216" w:author="智绘未来专利代理" w:date="2021-09-03T17:45:00Z">
                          <m:rPr>
                            <m:sty m:val="p"/>
                          </m:rPr>
                          <w:rPr>
                            <w:rFonts w:ascii="Cambria Math" w:hAnsi="Cambria Math"/>
                          </w:rPr>
                          <m:t>1</m:t>
                        </w:ins>
                      </m:r>
                    </m:sub>
                  </m:sSub>
                </m:e>
                <m:e>
                  <m:sSub>
                    <m:sSubPr>
                      <m:ctrlPr>
                        <w:ins w:id="217" w:author="智绘未来专利代理" w:date="2021-09-03T17:45:00Z">
                          <w:rPr>
                            <w:rFonts w:ascii="Cambria Math" w:hAnsi="Cambria Math"/>
                            <w:iCs/>
                          </w:rPr>
                        </w:ins>
                      </m:ctrlPr>
                    </m:sSubPr>
                    <m:e>
                      <m:acc>
                        <m:accPr>
                          <m:chr m:val="̇"/>
                          <m:ctrlPr>
                            <w:ins w:id="218" w:author="智绘未来专利代理" w:date="2021-09-03T17:45:00Z">
                              <w:rPr>
                                <w:rFonts w:ascii="Cambria Math" w:hAnsi="Cambria Math"/>
                                <w:iCs/>
                              </w:rPr>
                            </w:ins>
                          </m:ctrlPr>
                        </m:accPr>
                        <m:e>
                          <m:r>
                            <w:ins w:id="219" w:author="智绘未来专利代理" w:date="2021-09-03T17:45:00Z">
                              <w:rPr>
                                <w:rFonts w:ascii="Cambria Math" w:hAnsi="Cambria Math"/>
                              </w:rPr>
                              <m:t>U</m:t>
                            </w:ins>
                          </m:r>
                        </m:e>
                      </m:acc>
                    </m:e>
                    <m:sub>
                      <m:r>
                        <w:ins w:id="220" w:author="智绘未来专利代理" w:date="2021-09-03T17:45:00Z">
                          <m:rPr>
                            <m:sty m:val="p"/>
                          </m:rPr>
                          <w:rPr>
                            <w:rFonts w:ascii="Cambria Math" w:hAnsi="Cambria Math"/>
                          </w:rPr>
                          <m:t>1</m:t>
                        </w:ins>
                      </m:r>
                    </m:sub>
                  </m:sSub>
                  <m:sSub>
                    <m:sSubPr>
                      <m:ctrlPr>
                        <w:ins w:id="221" w:author="智绘未来专利代理" w:date="2021-09-03T17:45:00Z">
                          <w:rPr>
                            <w:rFonts w:ascii="Cambria Math" w:hAnsi="Cambria Math"/>
                            <w:iCs/>
                          </w:rPr>
                        </w:ins>
                      </m:ctrlPr>
                    </m:sSubPr>
                    <m:e>
                      <m:r>
                        <w:ins w:id="222" w:author="智绘未来专利代理" w:date="2021-09-03T17:45:00Z">
                          <w:rPr>
                            <w:rFonts w:ascii="Cambria Math" w:hAnsi="Cambria Math"/>
                          </w:rPr>
                          <m:t>T</m:t>
                        </w:ins>
                      </m:r>
                    </m:e>
                    <m:sub>
                      <m:r>
                        <w:ins w:id="223" w:author="智绘未来专利代理" w:date="2021-09-03T17:45:00Z">
                          <m:rPr>
                            <m:sty m:val="p"/>
                          </m:rPr>
                          <w:rPr>
                            <w:rFonts w:ascii="Cambria Math" w:hAnsi="Cambria Math"/>
                          </w:rPr>
                          <m:t>1</m:t>
                        </w:ins>
                      </m:r>
                    </m:sub>
                  </m:sSub>
                  <m:r>
                    <w:ins w:id="224" w:author="智绘未来专利代理" w:date="2021-09-03T17:45:00Z">
                      <m:rPr>
                        <m:sty m:val="p"/>
                      </m:rPr>
                      <w:rPr>
                        <w:rFonts w:ascii="Cambria Math" w:hAnsi="Cambria Math"/>
                      </w:rPr>
                      <m:t>[1] =</m:t>
                    </w:ins>
                  </m:r>
                  <m:sSub>
                    <m:sSubPr>
                      <m:ctrlPr>
                        <w:ins w:id="225" w:author="智绘未来专利代理" w:date="2021-09-03T17:45:00Z">
                          <w:rPr>
                            <w:rFonts w:ascii="Cambria Math" w:hAnsi="Cambria Math"/>
                            <w:iCs/>
                          </w:rPr>
                        </w:ins>
                      </m:ctrlPr>
                    </m:sSubPr>
                    <m:e>
                      <m:acc>
                        <m:accPr>
                          <m:chr m:val="̇"/>
                          <m:ctrlPr>
                            <w:ins w:id="226" w:author="智绘未来专利代理" w:date="2021-09-03T17:45:00Z">
                              <w:rPr>
                                <w:rFonts w:ascii="Cambria Math" w:hAnsi="Cambria Math"/>
                                <w:iCs/>
                              </w:rPr>
                            </w:ins>
                          </m:ctrlPr>
                        </m:accPr>
                        <m:e>
                          <m:r>
                            <w:ins w:id="227" w:author="智绘未来专利代理" w:date="2021-09-03T17:45:00Z">
                              <w:rPr>
                                <w:rFonts w:ascii="Cambria Math" w:hAnsi="Cambria Math"/>
                              </w:rPr>
                              <m:t>U</m:t>
                            </w:ins>
                          </m:r>
                        </m:e>
                      </m:acc>
                    </m:e>
                    <m:sub>
                      <m:r>
                        <w:ins w:id="228" w:author="智绘未来专利代理" w:date="2021-09-03T17:45:00Z">
                          <m:rPr>
                            <m:sty m:val="p"/>
                          </m:rPr>
                          <w:rPr>
                            <w:rFonts w:ascii="Cambria Math" w:hAnsi="Cambria Math"/>
                          </w:rPr>
                          <m:t>1</m:t>
                        </w:ins>
                      </m:r>
                    </m:sub>
                  </m:sSub>
                  <m:sSub>
                    <m:sSubPr>
                      <m:ctrlPr>
                        <w:ins w:id="229" w:author="智绘未来专利代理" w:date="2021-09-03T17:45:00Z">
                          <w:rPr>
                            <w:rFonts w:ascii="Cambria Math" w:hAnsi="Cambria Math"/>
                            <w:iCs/>
                          </w:rPr>
                        </w:ins>
                      </m:ctrlPr>
                    </m:sSubPr>
                    <m:e>
                      <m:r>
                        <w:ins w:id="230" w:author="智绘未来专利代理" w:date="2021-09-03T17:45:00Z">
                          <w:rPr>
                            <w:rFonts w:ascii="Cambria Math" w:hAnsi="Cambria Math"/>
                          </w:rPr>
                          <m:t>L</m:t>
                        </w:ins>
                      </m:r>
                    </m:e>
                    <m:sub>
                      <m:r>
                        <w:ins w:id="231" w:author="智绘未来专利代理" w:date="2021-09-03T17:45:00Z">
                          <m:rPr>
                            <m:sty m:val="p"/>
                          </m:rPr>
                          <w:rPr>
                            <w:rFonts w:ascii="Cambria Math" w:hAnsi="Cambria Math"/>
                          </w:rPr>
                          <m:t>2</m:t>
                        </w:ins>
                      </m:r>
                    </m:sub>
                  </m:sSub>
                  <m:r>
                    <w:ins w:id="232" w:author="智绘未来专利代理" w:date="2021-09-03T17:45:00Z">
                      <m:rPr>
                        <m:sty m:val="p"/>
                      </m:rPr>
                      <w:rPr>
                        <w:rFonts w:ascii="Cambria Math" w:hAnsi="Cambria Math"/>
                      </w:rPr>
                      <m:t>-</m:t>
                    </w:ins>
                  </m:r>
                  <m:sSub>
                    <m:sSubPr>
                      <m:ctrlPr>
                        <w:ins w:id="233" w:author="智绘未来专利代理" w:date="2021-09-03T17:45:00Z">
                          <w:rPr>
                            <w:rFonts w:ascii="Cambria Math" w:hAnsi="Cambria Math"/>
                            <w:iCs/>
                          </w:rPr>
                        </w:ins>
                      </m:ctrlPr>
                    </m:sSubPr>
                    <m:e>
                      <m:r>
                        <w:ins w:id="234" w:author="智绘未来专利代理" w:date="2021-09-03T17:45:00Z">
                          <w:rPr>
                            <w:rFonts w:ascii="Cambria Math" w:hAnsi="Cambria Math"/>
                          </w:rPr>
                          <m:t>Z</m:t>
                        </w:ins>
                      </m:r>
                    </m:e>
                    <m:sub>
                      <m:r>
                        <w:ins w:id="235" w:author="智绘未来专利代理" w:date="2021-09-03T17:45:00Z">
                          <m:rPr>
                            <m:sty m:val="p"/>
                          </m:rPr>
                          <w:rPr>
                            <w:rFonts w:ascii="Cambria Math" w:hAnsi="Cambria Math"/>
                          </w:rPr>
                          <m:t>1</m:t>
                        </w:ins>
                      </m:r>
                    </m:sub>
                  </m:sSub>
                  <m:r>
                    <w:ins w:id="236" w:author="智绘未来专利代理" w:date="2021-09-03T17:45:00Z">
                      <m:rPr>
                        <m:sty m:val="p"/>
                      </m:rPr>
                      <w:rPr>
                        <w:rFonts w:ascii="Cambria Math" w:hAnsi="Cambria Math"/>
                      </w:rPr>
                      <m:t>*</m:t>
                    </w:ins>
                  </m:r>
                  <m:sSub>
                    <m:sSubPr>
                      <m:ctrlPr>
                        <w:ins w:id="237" w:author="智绘未来专利代理" w:date="2021-09-03T17:45:00Z">
                          <w:rPr>
                            <w:rFonts w:ascii="Cambria Math" w:hAnsi="Cambria Math"/>
                            <w:iCs/>
                          </w:rPr>
                        </w:ins>
                      </m:ctrlPr>
                    </m:sSubPr>
                    <m:e>
                      <m:r>
                        <w:ins w:id="238" w:author="智绘未来专利代理" w:date="2021-09-03T17:45:00Z">
                          <w:rPr>
                            <w:rFonts w:ascii="Cambria Math" w:hAnsi="Cambria Math"/>
                          </w:rPr>
                          <m:t>LenL</m:t>
                        </w:ins>
                      </m:r>
                    </m:e>
                    <m:sub>
                      <m:r>
                        <w:ins w:id="239" w:author="智绘未来专利代理" w:date="2021-09-03T17:45:00Z">
                          <m:rPr>
                            <m:sty m:val="p"/>
                          </m:rPr>
                          <w:rPr>
                            <w:rFonts w:ascii="Cambria Math" w:hAnsi="Cambria Math"/>
                          </w:rPr>
                          <m:t>2</m:t>
                        </w:ins>
                      </m:r>
                    </m:sub>
                  </m:sSub>
                  <m:r>
                    <w:ins w:id="240" w:author="智绘未来专利代理" w:date="2021-09-03T17:45:00Z">
                      <m:rPr>
                        <m:sty m:val="p"/>
                      </m:rPr>
                      <w:rPr>
                        <w:rFonts w:ascii="Cambria Math" w:hAnsi="Cambria Math"/>
                      </w:rPr>
                      <m:t>*</m:t>
                    </w:ins>
                  </m:r>
                  <m:sSub>
                    <m:sSubPr>
                      <m:ctrlPr>
                        <w:ins w:id="241" w:author="智绘未来专利代理" w:date="2021-09-03T17:45:00Z">
                          <w:rPr>
                            <w:rFonts w:ascii="Cambria Math" w:hAnsi="Cambria Math"/>
                            <w:iCs/>
                          </w:rPr>
                        </w:ins>
                      </m:ctrlPr>
                    </m:sSubPr>
                    <m:e>
                      <m:acc>
                        <m:accPr>
                          <m:chr m:val="̇"/>
                          <m:ctrlPr>
                            <w:ins w:id="242" w:author="智绘未来专利代理" w:date="2021-09-03T17:45:00Z">
                              <w:rPr>
                                <w:rFonts w:ascii="Cambria Math" w:hAnsi="Cambria Math"/>
                                <w:iCs/>
                              </w:rPr>
                            </w:ins>
                          </m:ctrlPr>
                        </m:accPr>
                        <m:e>
                          <m:r>
                            <w:ins w:id="243" w:author="智绘未来专利代理" w:date="2021-09-03T17:45:00Z">
                              <w:rPr>
                                <w:rFonts w:ascii="Cambria Math" w:hAnsi="Cambria Math"/>
                              </w:rPr>
                              <m:t>I</m:t>
                            </w:ins>
                          </m:r>
                        </m:e>
                      </m:acc>
                    </m:e>
                    <m:sub>
                      <m:r>
                        <w:ins w:id="244" w:author="智绘未来专利代理" w:date="2021-09-03T17:45:00Z">
                          <m:rPr>
                            <m:sty m:val="p"/>
                          </m:rPr>
                          <w:rPr>
                            <w:rFonts w:ascii="Cambria Math" w:hAnsi="Cambria Math"/>
                          </w:rPr>
                          <m:t>1</m:t>
                        </w:ins>
                      </m:r>
                    </m:sub>
                  </m:sSub>
                  <m:sSub>
                    <m:sSubPr>
                      <m:ctrlPr>
                        <w:ins w:id="245" w:author="智绘未来专利代理" w:date="2021-09-03T17:45:00Z">
                          <w:rPr>
                            <w:rFonts w:ascii="Cambria Math" w:hAnsi="Cambria Math"/>
                            <w:iCs/>
                          </w:rPr>
                        </w:ins>
                      </m:ctrlPr>
                    </m:sSubPr>
                    <m:e>
                      <m:r>
                        <w:ins w:id="246" w:author="智绘未来专利代理" w:date="2021-09-03T17:45:00Z">
                          <w:rPr>
                            <w:rFonts w:ascii="Cambria Math" w:hAnsi="Cambria Math"/>
                          </w:rPr>
                          <m:t>L</m:t>
                        </w:ins>
                      </m:r>
                    </m:e>
                    <m:sub>
                      <m:r>
                        <w:ins w:id="247" w:author="智绘未来专利代理" w:date="2021-09-03T17:45:00Z">
                          <m:rPr>
                            <m:sty m:val="p"/>
                          </m:rPr>
                          <w:rPr>
                            <w:rFonts w:ascii="Cambria Math" w:hAnsi="Cambria Math"/>
                          </w:rPr>
                          <m:t>2</m:t>
                        </w:ins>
                      </m:r>
                    </m:sub>
                  </m:sSub>
                </m:e>
              </m:eqArr>
            </m:e>
          </m:d>
        </m:oMath>
      </m:oMathPara>
    </w:p>
    <w:p w14:paraId="17683EC5" w14:textId="77777777" w:rsidR="003F6FA0" w:rsidRPr="009B1CC0" w:rsidRDefault="003F6FA0" w:rsidP="009B1CC0">
      <w:pPr>
        <w:pStyle w:val="00"/>
        <w:ind w:firstLine="480"/>
      </w:pPr>
      <w:r w:rsidRPr="009B1CC0">
        <w:t>其中，</w:t>
      </w:r>
      <m:oMath>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oMath>
      <w:r w:rsidRPr="009B1CC0">
        <w:t>为线路每公里正序阻抗；</w:t>
      </w:r>
    </w:p>
    <w:p w14:paraId="153CC5A4" w14:textId="67B902B2" w:rsidR="003F6FA0" w:rsidRPr="009B1CC0" w:rsidRDefault="003F6FA0" w:rsidP="009B1CC0">
      <w:pPr>
        <w:pStyle w:val="00"/>
        <w:ind w:firstLine="480"/>
      </w:pPr>
      <w:ins w:id="248" w:author="智绘未来专利代理" w:date="2021-09-03T17:45:00Z">
        <w:r w:rsidRPr="00E655FB">
          <w:rPr>
            <w:rFonts w:hint="eastAsia"/>
          </w:rPr>
          <w:t>以如下公式计算得到</w:t>
        </w:r>
      </w:ins>
      <w:r w:rsidRPr="009B1CC0">
        <w:t>中间节点</w:t>
      </w:r>
      <m:oMath>
        <m:sSub>
          <m:sSubPr>
            <m:ctrlPr>
              <w:del w:id="249" w:author="智绘未来专利代理" w:date="2021-09-03T17:45:00Z">
                <w:rPr>
                  <w:rFonts w:ascii="Cambria Math" w:hAnsi="Cambria Math" w:cs="Times New Roman"/>
                  <w:iCs/>
                  <w:color w:val="000000" w:themeColor="text1"/>
                  <w:szCs w:val="24"/>
                </w:rPr>
              </w:del>
            </m:ctrlPr>
          </m:sSubPr>
          <m:e>
            <m:r>
              <w:del w:id="250" w:author="智绘未来专利代理" w:date="2021-09-03T17:45:00Z">
                <m:rPr>
                  <m:sty m:val="p"/>
                </m:rPr>
                <w:rPr>
                  <w:rFonts w:ascii="Cambria Math" w:hAnsi="Cambria Math" w:cs="Times New Roman"/>
                  <w:color w:val="000000" w:themeColor="text1"/>
                  <w:szCs w:val="24"/>
                </w:rPr>
                <m:t>T</m:t>
              </w:del>
            </m:r>
          </m:e>
          <m:sub>
            <m:r>
              <w:del w:id="251" w:author="智绘未来专利代理" w:date="2021-09-03T17:45:00Z">
                <w:rPr>
                  <w:rFonts w:ascii="Cambria Math" w:hAnsi="Cambria Math" w:cs="Times New Roman"/>
                  <w:color w:val="000000" w:themeColor="text1"/>
                  <w:szCs w:val="24"/>
                  <w:vertAlign w:val="subscript"/>
                </w:rPr>
                <m:t>i</m:t>
              </w:del>
            </m:r>
          </m:sub>
        </m:sSub>
      </m:oMath>
      <w:del w:id="252" w:author="智绘未来专利代理" w:date="2021-09-03T17:45:00Z">
        <w:r w:rsidR="0043536A">
          <w:rPr>
            <w:rFonts w:cs="Times New Roman"/>
            <w:color w:val="000000" w:themeColor="text1"/>
            <w:szCs w:val="24"/>
          </w:rPr>
          <w:delText>计算得到</w:delText>
        </w:r>
      </w:del>
      <m:oMath>
        <m:sSub>
          <m:sSubPr>
            <m:ctrlPr>
              <w:ins w:id="253" w:author="智绘未来专利代理" w:date="2021-09-03T17:45:00Z">
                <w:rPr>
                  <w:rFonts w:ascii="Cambria Math" w:hAnsi="Cambria Math"/>
                  <w:iCs/>
                </w:rPr>
              </w:ins>
            </m:ctrlPr>
          </m:sSubPr>
          <m:e>
            <m:r>
              <w:ins w:id="254" w:author="智绘未来专利代理" w:date="2021-09-03T17:45:00Z">
                <w:rPr>
                  <w:rFonts w:ascii="Cambria Math" w:hAnsi="Cambria Math"/>
                </w:rPr>
                <m:t>T</m:t>
              </w:ins>
            </m:r>
          </m:e>
          <m:sub>
            <m:r>
              <w:ins w:id="255" w:author="智绘未来专利代理" w:date="2021-09-03T17:45:00Z">
                <w:rPr>
                  <w:rFonts w:ascii="Cambria Math" w:hAnsi="Cambria Math"/>
                </w:rPr>
                <m:t>i</m:t>
              </w:ins>
            </m:r>
          </m:sub>
        </m:sSub>
      </m:oMath>
      <w:ins w:id="256" w:author="智绘未来专利代理" w:date="2021-09-03T17:45:00Z">
        <w:r w:rsidRPr="00E655FB">
          <w:rPr>
            <w:rFonts w:hint="eastAsia"/>
          </w:rPr>
          <w:t>的</w:t>
        </w:r>
      </w:ins>
      <w:r w:rsidRPr="009B1CC0">
        <w:t>1</w:t>
      </w:r>
      <w:r w:rsidRPr="009B1CC0">
        <w:t>个正序电压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257" w:author="智绘未来专利代理" w:date="2021-09-03T17:45:00Z">
                <w:rPr>
                  <w:rFonts w:ascii="Cambria Math" w:hAnsi="Cambria Math" w:cs="Times New Roman"/>
                  <w:iCs/>
                  <w:color w:val="000000" w:themeColor="text1"/>
                  <w:szCs w:val="24"/>
                </w:rPr>
              </w:del>
            </m:ctrlPr>
          </m:sSubPr>
          <m:e>
            <m:r>
              <w:del w:id="258" w:author="智绘未来专利代理" w:date="2021-09-03T17:45:00Z">
                <m:rPr>
                  <m:sty m:val="p"/>
                </m:rPr>
                <w:rPr>
                  <w:rFonts w:ascii="Cambria Math" w:hAnsi="Cambria Math" w:cs="Times New Roman"/>
                  <w:color w:val="000000" w:themeColor="text1"/>
                  <w:szCs w:val="24"/>
                </w:rPr>
                <m:t>T</m:t>
              </w:del>
            </m:r>
          </m:e>
          <m:sub>
            <m:r>
              <w:del w:id="259" w:author="智绘未来专利代理" w:date="2021-09-03T17:45:00Z">
                <w:rPr>
                  <w:rFonts w:ascii="Cambria Math" w:hAnsi="Cambria Math" w:cs="Times New Roman"/>
                  <w:color w:val="000000" w:themeColor="text1"/>
                  <w:szCs w:val="24"/>
                  <w:vertAlign w:val="subscript"/>
                </w:rPr>
                <m:t>i</m:t>
              </w:del>
            </m:r>
          </m:sub>
        </m:sSub>
        <m:sSub>
          <m:sSubPr>
            <m:ctrlPr>
              <w:ins w:id="260" w:author="智绘未来专利代理" w:date="2021-09-03T17:45:00Z">
                <w:rPr>
                  <w:rFonts w:ascii="Cambria Math" w:hAnsi="Cambria Math"/>
                  <w:iCs/>
                </w:rPr>
              </w:ins>
            </m:ctrlPr>
          </m:sSubPr>
          <m:e>
            <m:r>
              <w:ins w:id="261" w:author="智绘未来专利代理" w:date="2021-09-03T17:45:00Z">
                <w:rPr>
                  <w:rFonts w:ascii="Cambria Math" w:hAnsi="Cambria Math"/>
                </w:rPr>
                <m:t>T</m:t>
              </w:ins>
            </m:r>
          </m:e>
          <m:sub>
            <m:r>
              <w:ins w:id="262" w:author="智绘未来专利代理" w:date="2021-09-03T17:45:00Z">
                <w:rPr>
                  <w:rFonts w:ascii="Cambria Math" w:hAnsi="Cambria Math"/>
                </w:rPr>
                <m:t>i</m:t>
              </w:ins>
            </m:r>
          </m:sub>
        </m:sSub>
        <m:r>
          <m:rPr>
            <m:sty m:val="p"/>
          </m:rPr>
          <w:rPr>
            <w:rFonts w:ascii="Cambria Math" w:hAnsi="Cambria Math"/>
          </w:rPr>
          <m:t>[1]</m:t>
        </m:r>
      </m:oMath>
      <w:del w:id="263" w:author="智绘未来专利代理" w:date="2021-09-03T17:45:00Z">
        <w:r w:rsidR="0043536A">
          <w:rPr>
            <w:rFonts w:cs="Times New Roman"/>
            <w:color w:val="000000" w:themeColor="text1"/>
            <w:szCs w:val="24"/>
          </w:rPr>
          <w:delText>的方法为：</w:delText>
        </w:r>
      </w:del>
      <w:ins w:id="264" w:author="智绘未来专利代理" w:date="2021-09-03T17:45:00Z">
        <w:r w:rsidRPr="00E655FB">
          <w:rPr>
            <w:rFonts w:hint="eastAsia"/>
          </w:rPr>
          <w:t>，</w:t>
        </w:r>
      </w:ins>
    </w:p>
    <w:p w14:paraId="5776CF49" w14:textId="02872DD4" w:rsidR="003F6FA0" w:rsidRPr="009B1CC0" w:rsidRDefault="003F6FA0" w:rsidP="009B1CC0">
      <w:pPr>
        <w:pStyle w:val="00"/>
        <w:ind w:firstLine="480"/>
        <w:rPr>
          <w:rFonts w:hint="eastAsia"/>
        </w:rPr>
      </w:pPr>
      <m:oMathPara>
        <m:oMathParaPr>
          <m:jc m:val="left"/>
        </m:oMathPara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265" w:author="智绘未来专利代理" w:date="2021-09-03T17:45:00Z">
                  <w:rPr>
                    <w:rFonts w:ascii="Cambria Math" w:hAnsi="Cambria Math" w:cs="Times New Roman"/>
                    <w:iCs/>
                    <w:color w:val="000000" w:themeColor="text1"/>
                    <w:szCs w:val="24"/>
                  </w:rPr>
                </w:del>
              </m:ctrlPr>
            </m:sSubPr>
            <m:e>
              <m:r>
                <w:del w:id="266" w:author="智绘未来专利代理" w:date="2021-09-03T17:45:00Z">
                  <m:rPr>
                    <m:sty m:val="p"/>
                  </m:rPr>
                  <w:rPr>
                    <w:rFonts w:ascii="Cambria Math" w:hAnsi="Cambria Math" w:cs="Times New Roman"/>
                    <w:color w:val="000000" w:themeColor="text1"/>
                    <w:szCs w:val="24"/>
                  </w:rPr>
                  <m:t>T</m:t>
                </w:del>
              </m:r>
            </m:e>
            <m:sub>
              <m:r>
                <w:del w:id="267" w:author="智绘未来专利代理" w:date="2021-09-03T17:45:00Z">
                  <w:rPr>
                    <w:rFonts w:ascii="Cambria Math" w:hAnsi="Cambria Math" w:cs="Times New Roman"/>
                    <w:color w:val="000000" w:themeColor="text1"/>
                    <w:szCs w:val="24"/>
                    <w:vertAlign w:val="subscript"/>
                  </w:rPr>
                  <m:t>i</m:t>
                </w:del>
              </m:r>
            </m:sub>
          </m:sSub>
          <m:sSub>
            <m:sSubPr>
              <m:ctrlPr>
                <w:ins w:id="268" w:author="智绘未来专利代理" w:date="2021-09-03T17:45:00Z">
                  <w:rPr>
                    <w:rFonts w:ascii="Cambria Math" w:hAnsi="Cambria Math"/>
                    <w:iCs/>
                  </w:rPr>
                </w:ins>
              </m:ctrlPr>
            </m:sSubPr>
            <m:e>
              <m:r>
                <w:ins w:id="269" w:author="智绘未来专利代理" w:date="2021-09-03T17:45:00Z">
                  <w:rPr>
                    <w:rFonts w:ascii="Cambria Math" w:hAnsi="Cambria Math"/>
                  </w:rPr>
                  <m:t>T</m:t>
                </w:ins>
              </m:r>
            </m:e>
            <m:sub>
              <m:r>
                <w:ins w:id="270" w:author="智绘未来专利代理" w:date="2021-09-03T17:45:00Z">
                  <w:rPr>
                    <w:rFonts w:ascii="Cambria Math" w:hAnsi="Cambria Math"/>
                  </w:rPr>
                  <m:t>i</m:t>
                </w:ins>
              </m:r>
            </m:sub>
          </m:sSub>
          <m:r>
            <m:rPr>
              <m:sty m:val="p"/>
            </m:rPr>
            <w:rPr>
              <w:rFonts w:ascii="Cambria Math" w:hAnsi="Cambria Math"/>
            </w:rPr>
            <m:t>[1] =</m:t>
          </m:r>
          <m:sSub>
            <m:sSubPr>
              <m:ctrlPr>
                <w:del w:id="271" w:author="智绘未来专利代理" w:date="2021-09-03T17:45:00Z">
                  <w:rPr>
                    <w:rFonts w:ascii="Cambria Math" w:hAnsi="Cambria Math" w:cs="Times New Roman"/>
                    <w:iCs/>
                    <w:color w:val="000000" w:themeColor="text1"/>
                    <w:szCs w:val="24"/>
                  </w:rPr>
                </w:del>
              </m:ctrlPr>
            </m:sSubPr>
            <m:e>
              <m:acc>
                <m:accPr>
                  <m:chr m:val="̇"/>
                  <m:ctrlPr>
                    <w:del w:id="272" w:author="智绘未来专利代理" w:date="2021-09-03T17:45:00Z">
                      <w:rPr>
                        <w:rFonts w:ascii="Cambria Math" w:hAnsi="Cambria Math" w:cs="Times New Roman"/>
                        <w:iCs/>
                        <w:color w:val="000000" w:themeColor="text1"/>
                        <w:szCs w:val="24"/>
                      </w:rPr>
                    </w:del>
                  </m:ctrlPr>
                </m:accPr>
                <m:e>
                  <m:r>
                    <w:del w:id="273" w:author="智绘未来专利代理" w:date="2021-09-03T17:45:00Z">
                      <w:rPr>
                        <w:rFonts w:ascii="Cambria Math" w:hAnsi="Cambria Math" w:cs="Times New Roman"/>
                        <w:color w:val="000000" w:themeColor="text1"/>
                        <w:szCs w:val="24"/>
                      </w:rPr>
                      <m:t>U</m:t>
                    </w:del>
                  </m:r>
                </m:e>
              </m:acc>
            </m:e>
            <m:sub>
              <m:r>
                <w:del w:id="274" w:author="智绘未来专利代理" w:date="2021-09-03T17:45:00Z">
                  <m:rPr>
                    <m:sty m:val="p"/>
                  </m:rPr>
                  <w:rPr>
                    <w:rFonts w:ascii="Cambria Math" w:hAnsi="Cambria Math" w:cs="Times New Roman"/>
                    <w:color w:val="000000" w:themeColor="text1"/>
                    <w:szCs w:val="24"/>
                    <w:vertAlign w:val="subscript"/>
                  </w:rPr>
                  <m:t>1</m:t>
                </w:del>
              </m:r>
            </m:sub>
          </m:sSub>
          <m:sSub>
            <m:sSubPr>
              <m:ctrlPr>
                <w:del w:id="275" w:author="智绘未来专利代理" w:date="2021-09-03T17:45:00Z">
                  <w:rPr>
                    <w:rFonts w:ascii="Cambria Math" w:hAnsi="Cambria Math" w:cs="Times New Roman"/>
                    <w:iCs/>
                    <w:color w:val="000000" w:themeColor="text1"/>
                    <w:szCs w:val="24"/>
                  </w:rPr>
                </w:del>
              </m:ctrlPr>
            </m:sSubPr>
            <m:e>
              <m:r>
                <w:del w:id="276" w:author="智绘未来专利代理" w:date="2021-09-03T17:45:00Z">
                  <m:rPr>
                    <m:sty m:val="p"/>
                  </m:rPr>
                  <w:rPr>
                    <w:rFonts w:ascii="Cambria Math" w:hAnsi="Cambria Math" w:cs="Times New Roman"/>
                    <w:color w:val="000000" w:themeColor="text1"/>
                    <w:szCs w:val="24"/>
                  </w:rPr>
                  <m:t>L</m:t>
                </w:del>
              </m:r>
            </m:e>
            <m:sub>
              <m:r>
                <w:del w:id="277" w:author="智绘未来专利代理" w:date="2021-09-03T17:45:00Z">
                  <w:rPr>
                    <w:rFonts w:ascii="Cambria Math" w:hAnsi="Cambria Math" w:cs="Times New Roman"/>
                    <w:color w:val="000000" w:themeColor="text1"/>
                    <w:szCs w:val="24"/>
                    <w:vertAlign w:val="subscript"/>
                  </w:rPr>
                  <m:t>i</m:t>
                </w:del>
              </m:r>
              <m:r>
                <w:del w:id="278" w:author="智绘未来专利代理" w:date="2021-09-03T17:45:00Z">
                  <m:rPr>
                    <m:sty m:val="p"/>
                  </m:rPr>
                  <w:rPr>
                    <w:rFonts w:ascii="Cambria Math" w:hAnsi="Cambria Math" w:cs="Times New Roman"/>
                    <w:color w:val="000000" w:themeColor="text1"/>
                    <w:szCs w:val="24"/>
                    <w:vertAlign w:val="subscript"/>
                  </w:rPr>
                  <m:t>+1</m:t>
                </w:del>
              </m:r>
            </m:sub>
          </m:sSub>
          <m:sSub>
            <m:sSubPr>
              <m:ctrlPr>
                <w:ins w:id="279" w:author="智绘未来专利代理" w:date="2021-09-03T17:45:00Z">
                  <w:rPr>
                    <w:rFonts w:ascii="Cambria Math" w:hAnsi="Cambria Math"/>
                    <w:iCs/>
                  </w:rPr>
                </w:ins>
              </m:ctrlPr>
            </m:sSubPr>
            <m:e>
              <m:acc>
                <m:accPr>
                  <m:chr m:val="̇"/>
                  <m:ctrlPr>
                    <w:ins w:id="280" w:author="智绘未来专利代理" w:date="2021-09-03T17:45:00Z">
                      <w:rPr>
                        <w:rFonts w:ascii="Cambria Math" w:hAnsi="Cambria Math"/>
                        <w:iCs/>
                      </w:rPr>
                    </w:ins>
                  </m:ctrlPr>
                </m:accPr>
                <m:e>
                  <m:r>
                    <w:ins w:id="281" w:author="智绘未来专利代理" w:date="2021-09-03T17:45:00Z">
                      <w:rPr>
                        <w:rFonts w:ascii="Cambria Math" w:hAnsi="Cambria Math"/>
                      </w:rPr>
                      <m:t>U</m:t>
                    </w:ins>
                  </m:r>
                </m:e>
              </m:acc>
            </m:e>
            <m:sub>
              <m:r>
                <w:ins w:id="282" w:author="智绘未来专利代理" w:date="2021-09-03T17:45:00Z">
                  <m:rPr>
                    <m:sty m:val="p"/>
                  </m:rPr>
                  <w:rPr>
                    <w:rFonts w:ascii="Cambria Math" w:hAnsi="Cambria Math"/>
                  </w:rPr>
                  <m:t>1</m:t>
                </w:ins>
              </m:r>
            </m:sub>
          </m:sSub>
          <m:sSub>
            <m:sSubPr>
              <m:ctrlPr>
                <w:ins w:id="283" w:author="智绘未来专利代理" w:date="2021-09-03T17:45:00Z">
                  <w:rPr>
                    <w:rFonts w:ascii="Cambria Math" w:hAnsi="Cambria Math"/>
                    <w:iCs/>
                  </w:rPr>
                </w:ins>
              </m:ctrlPr>
            </m:sSubPr>
            <m:e>
              <m:r>
                <w:ins w:id="284" w:author="智绘未来专利代理" w:date="2021-09-03T17:45:00Z">
                  <w:rPr>
                    <w:rFonts w:ascii="Cambria Math" w:hAnsi="Cambria Math"/>
                  </w:rPr>
                  <m:t>L</m:t>
                </w:ins>
              </m:r>
            </m:e>
            <m:sub>
              <m:r>
                <w:ins w:id="285" w:author="智绘未来专利代理" w:date="2021-09-03T17:45:00Z">
                  <w:rPr>
                    <w:rFonts w:ascii="Cambria Math" w:hAnsi="Cambria Math"/>
                  </w:rPr>
                  <m:t>i</m:t>
                </w:ins>
              </m:r>
              <m:r>
                <w:ins w:id="286" w:author="智绘未来专利代理" w:date="2021-09-03T17:45:00Z">
                  <m:rPr>
                    <m:sty m:val="p"/>
                  </m:rPr>
                  <w:rPr>
                    <w:rFonts w:ascii="Cambria Math" w:hAnsi="Cambria Math"/>
                  </w:rPr>
                  <m:t>+1</m:t>
                </w:ins>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del w:id="287" w:author="智绘未来专利代理" w:date="2021-09-03T17:45:00Z">
                  <w:rPr>
                    <w:rFonts w:ascii="Cambria Math" w:hAnsi="Cambria Math" w:cs="Times New Roman"/>
                    <w:iCs/>
                    <w:color w:val="000000" w:themeColor="text1"/>
                    <w:szCs w:val="24"/>
                  </w:rPr>
                </w:del>
              </m:ctrlPr>
            </m:sSubPr>
            <m:e>
              <m:r>
                <w:del w:id="288" w:author="智绘未来专利代理" w:date="2021-09-03T17:45:00Z">
                  <m:rPr>
                    <m:sty m:val="p"/>
                  </m:rPr>
                  <w:rPr>
                    <w:rFonts w:ascii="Cambria Math" w:hAnsi="Cambria Math" w:cs="Times New Roman"/>
                    <w:color w:val="000000" w:themeColor="text1"/>
                    <w:szCs w:val="24"/>
                  </w:rPr>
                  <m:t>LenL</m:t>
                </w:del>
              </m:r>
            </m:e>
            <m:sub>
              <m:r>
                <w:del w:id="289" w:author="智绘未来专利代理" w:date="2021-09-03T17:45:00Z">
                  <w:rPr>
                    <w:rFonts w:ascii="Cambria Math" w:hAnsi="Cambria Math" w:cs="Times New Roman"/>
                    <w:color w:val="000000" w:themeColor="text1"/>
                    <w:szCs w:val="24"/>
                    <w:vertAlign w:val="subscript"/>
                  </w:rPr>
                  <m:t>i</m:t>
                </w:del>
              </m:r>
              <m:r>
                <w:del w:id="290" w:author="智绘未来专利代理" w:date="2021-09-03T17:45:00Z">
                  <m:rPr>
                    <m:sty m:val="p"/>
                  </m:rPr>
                  <w:rPr>
                    <w:rFonts w:ascii="Cambria Math" w:hAnsi="Cambria Math" w:cs="Times New Roman"/>
                    <w:color w:val="000000" w:themeColor="text1"/>
                    <w:szCs w:val="24"/>
                    <w:vertAlign w:val="subscript"/>
                  </w:rPr>
                  <m:t>+1</m:t>
                </w:del>
              </m:r>
            </m:sub>
          </m:sSub>
          <m:sSub>
            <m:sSubPr>
              <m:ctrlPr>
                <w:ins w:id="291" w:author="智绘未来专利代理" w:date="2021-09-03T17:45:00Z">
                  <w:rPr>
                    <w:rFonts w:ascii="Cambria Math" w:hAnsi="Cambria Math"/>
                    <w:iCs/>
                  </w:rPr>
                </w:ins>
              </m:ctrlPr>
            </m:sSubPr>
            <m:e>
              <m:r>
                <w:ins w:id="292" w:author="智绘未来专利代理" w:date="2021-09-03T17:45:00Z">
                  <w:rPr>
                    <w:rFonts w:ascii="Cambria Math" w:hAnsi="Cambria Math"/>
                  </w:rPr>
                  <m:t>LenL</m:t>
                </w:ins>
              </m:r>
            </m:e>
            <m:sub>
              <m:r>
                <w:ins w:id="293" w:author="智绘未来专利代理" w:date="2021-09-03T17:45:00Z">
                  <w:rPr>
                    <w:rFonts w:ascii="Cambria Math" w:hAnsi="Cambria Math"/>
                  </w:rPr>
                  <m:t>i</m:t>
                </w:ins>
              </m:r>
              <m:r>
                <w:ins w:id="294" w:author="智绘未来专利代理" w:date="2021-09-03T17:45:00Z">
                  <m:rPr>
                    <m:sty m:val="p"/>
                  </m:rPr>
                  <w:rPr>
                    <w:rFonts w:ascii="Cambria Math" w:hAnsi="Cambria Math"/>
                  </w:rPr>
                  <m:t>+1</m:t>
                </w:ins>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w:rPr>
                  <w:rFonts w:ascii="Cambria Math" w:hAnsi="Cambria Math"/>
                </w:rPr>
                <m:t>1</m:t>
              </m:r>
            </m:sub>
          </m:sSub>
          <m:sSub>
            <m:sSubPr>
              <m:ctrlPr>
                <w:del w:id="295" w:author="智绘未来专利代理" w:date="2021-09-03T17:45:00Z">
                  <w:rPr>
                    <w:rFonts w:ascii="Cambria Math" w:hAnsi="Cambria Math" w:cs="Times New Roman"/>
                    <w:iCs/>
                    <w:color w:val="000000" w:themeColor="text1"/>
                    <w:szCs w:val="24"/>
                  </w:rPr>
                </w:del>
              </m:ctrlPr>
            </m:sSubPr>
            <m:e>
              <m:r>
                <w:del w:id="296" w:author="智绘未来专利代理" w:date="2021-09-03T17:45:00Z">
                  <m:rPr>
                    <m:sty m:val="p"/>
                  </m:rPr>
                  <w:rPr>
                    <w:rFonts w:ascii="Cambria Math" w:hAnsi="Cambria Math" w:cs="Times New Roman"/>
                    <w:color w:val="000000" w:themeColor="text1"/>
                    <w:szCs w:val="24"/>
                  </w:rPr>
                  <m:t>L</m:t>
                </w:del>
              </m:r>
            </m:e>
            <m:sub>
              <m:r>
                <w:del w:id="297" w:author="智绘未来专利代理" w:date="2021-09-03T17:45:00Z">
                  <w:rPr>
                    <w:rFonts w:ascii="Cambria Math" w:hAnsi="Cambria Math" w:cs="Times New Roman"/>
                    <w:color w:val="000000" w:themeColor="text1"/>
                    <w:szCs w:val="24"/>
                  </w:rPr>
                  <m:t>i</m:t>
                </w:del>
              </m:r>
              <m:r>
                <w:del w:id="298" w:author="智绘未来专利代理" w:date="2021-09-03T17:45:00Z">
                  <m:rPr>
                    <m:sty m:val="p"/>
                  </m:rPr>
                  <w:rPr>
                    <w:rFonts w:ascii="Cambria Math" w:hAnsi="Cambria Math" w:cs="Times New Roman"/>
                    <w:color w:val="000000" w:themeColor="text1"/>
                    <w:szCs w:val="24"/>
                  </w:rPr>
                  <m:t>+1</m:t>
                </w:del>
              </m:r>
            </m:sub>
          </m:sSub>
          <m:sSub>
            <m:sSubPr>
              <m:ctrlPr>
                <w:ins w:id="299" w:author="智绘未来专利代理" w:date="2021-09-03T17:45:00Z">
                  <w:rPr>
                    <w:rFonts w:ascii="Cambria Math" w:hAnsi="Cambria Math"/>
                    <w:iCs/>
                  </w:rPr>
                </w:ins>
              </m:ctrlPr>
            </m:sSubPr>
            <m:e>
              <m:r>
                <w:ins w:id="300" w:author="智绘未来专利代理" w:date="2021-09-03T17:45:00Z">
                  <w:rPr>
                    <w:rFonts w:ascii="Cambria Math" w:hAnsi="Cambria Math"/>
                  </w:rPr>
                  <m:t>L</m:t>
                </w:ins>
              </m:r>
            </m:e>
            <m:sub>
              <m:r>
                <w:ins w:id="301" w:author="智绘未来专利代理" w:date="2021-09-03T17:45:00Z">
                  <w:rPr>
                    <w:rFonts w:ascii="Cambria Math" w:hAnsi="Cambria Math"/>
                  </w:rPr>
                  <m:t>i</m:t>
                </w:ins>
              </m:r>
              <m:r>
                <w:ins w:id="302" w:author="智绘未来专利代理" w:date="2021-09-03T17:45:00Z">
                  <m:rPr>
                    <m:sty m:val="p"/>
                  </m:rPr>
                  <w:rPr>
                    <w:rFonts w:ascii="Cambria Math" w:hAnsi="Cambria Math"/>
                  </w:rPr>
                  <m:t>+1</m:t>
                </w:ins>
              </m:r>
            </m:sub>
          </m:sSub>
        </m:oMath>
      </m:oMathPara>
    </w:p>
    <w:p w14:paraId="03FB11E5" w14:textId="5F006A83" w:rsidR="003F6FA0" w:rsidRPr="009B1CC0" w:rsidRDefault="0043536A" w:rsidP="009B1CC0">
      <w:pPr>
        <w:pStyle w:val="00"/>
        <w:ind w:firstLine="480"/>
      </w:pPr>
      <w:del w:id="303" w:author="智绘未来专利代理" w:date="2021-09-03T17:45:00Z">
        <w:r>
          <w:rPr>
            <w:rFonts w:cs="Times New Roman"/>
            <w:color w:val="000000" w:themeColor="text1"/>
            <w:szCs w:val="24"/>
          </w:rPr>
          <w:delText>节点</w:delText>
        </w:r>
      </w:del>
      <m:oMath>
        <m:sSub>
          <m:sSubPr>
            <m:ctrlPr>
              <w:del w:id="304" w:author="智绘未来专利代理" w:date="2021-09-03T17:45:00Z">
                <w:rPr>
                  <w:rFonts w:ascii="Cambria Math" w:hAnsi="Cambria Math" w:cs="Times New Roman"/>
                  <w:iCs/>
                  <w:color w:val="000000" w:themeColor="text1"/>
                  <w:szCs w:val="24"/>
                </w:rPr>
              </w:del>
            </m:ctrlPr>
          </m:sSubPr>
          <m:e>
            <m:r>
              <w:del w:id="305" w:author="智绘未来专利代理" w:date="2021-09-03T17:45:00Z">
                <m:rPr>
                  <m:sty m:val="p"/>
                </m:rPr>
                <w:rPr>
                  <w:rFonts w:ascii="Cambria Math" w:hAnsi="Cambria Math" w:cs="Times New Roman"/>
                  <w:color w:val="000000" w:themeColor="text1"/>
                  <w:szCs w:val="24"/>
                </w:rPr>
                <m:t>T</m:t>
              </w:del>
            </m:r>
          </m:e>
          <m:sub>
            <m:r>
              <w:del w:id="306" w:author="智绘未来专利代理" w:date="2021-09-03T17:45:00Z">
                <m:rPr>
                  <m:sty m:val="p"/>
                </m:rPr>
                <w:rPr>
                  <w:rFonts w:ascii="Cambria Math" w:hAnsi="Cambria Math" w:cs="Times New Roman"/>
                  <w:color w:val="000000" w:themeColor="text1"/>
                  <w:szCs w:val="24"/>
                  <w:vertAlign w:val="subscript"/>
                </w:rPr>
                <m:t>N</m:t>
              </w:del>
            </m:r>
          </m:sub>
        </m:sSub>
      </m:oMath>
      <w:ins w:id="307" w:author="智绘未来专利代理" w:date="2021-09-03T17:45:00Z">
        <w:r w:rsidR="003F6FA0" w:rsidRPr="00E655FB">
          <w:rPr>
            <w:rFonts w:hint="eastAsia"/>
          </w:rPr>
          <w:t>以如下公式</w:t>
        </w:r>
      </w:ins>
      <w:r w:rsidR="003F6FA0" w:rsidRPr="009B1CC0">
        <w:rPr>
          <w:rFonts w:hint="eastAsia"/>
        </w:rPr>
        <w:t>计算得到</w:t>
      </w:r>
      <w:ins w:id="308" w:author="智绘未来专利代理" w:date="2021-09-03T17:45:00Z">
        <w:r w:rsidR="003F6FA0" w:rsidRPr="00E655FB">
          <w:t>节点</w:t>
        </w:r>
      </w:ins>
      <m:oMath>
        <m:sSub>
          <m:sSubPr>
            <m:ctrlPr>
              <w:ins w:id="309" w:author="智绘未来专利代理" w:date="2021-09-03T17:45:00Z">
                <w:rPr>
                  <w:rFonts w:ascii="Cambria Math" w:hAnsi="Cambria Math"/>
                  <w:iCs/>
                </w:rPr>
              </w:ins>
            </m:ctrlPr>
          </m:sSubPr>
          <m:e>
            <m:r>
              <w:ins w:id="310" w:author="智绘未来专利代理" w:date="2021-09-03T17:45:00Z">
                <w:rPr>
                  <w:rFonts w:ascii="Cambria Math" w:hAnsi="Cambria Math"/>
                </w:rPr>
                <m:t>T</m:t>
              </w:ins>
            </m:r>
          </m:e>
          <m:sub>
            <m:r>
              <w:ins w:id="311" w:author="智绘未来专利代理" w:date="2021-09-03T17:45:00Z">
                <w:rPr>
                  <w:rFonts w:ascii="Cambria Math" w:hAnsi="Cambria Math"/>
                </w:rPr>
                <m:t>N</m:t>
              </w:ins>
            </m:r>
          </m:sub>
        </m:sSub>
      </m:oMath>
      <w:ins w:id="312" w:author="智绘未来专利代理" w:date="2021-09-03T17:45:00Z">
        <w:r w:rsidR="003F6FA0" w:rsidRPr="00E655FB">
          <w:rPr>
            <w:rFonts w:hint="eastAsia"/>
          </w:rPr>
          <w:t>的</w:t>
        </w:r>
      </w:ins>
      <w:r w:rsidR="003F6FA0" w:rsidRPr="009B1CC0">
        <w:t>2</w:t>
      </w:r>
      <w:r w:rsidR="003F6FA0" w:rsidRPr="009B1CC0">
        <w:t>个正序电压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313" w:author="智绘未来专利代理" w:date="2021-09-03T17:45:00Z">
                <w:rPr>
                  <w:rFonts w:ascii="Cambria Math" w:hAnsi="Cambria Math" w:cs="Times New Roman"/>
                  <w:iCs/>
                  <w:color w:val="000000" w:themeColor="text1"/>
                  <w:szCs w:val="24"/>
                </w:rPr>
              </w:del>
            </m:ctrlPr>
          </m:sSubPr>
          <m:e>
            <m:r>
              <w:del w:id="314" w:author="智绘未来专利代理" w:date="2021-09-03T17:45:00Z">
                <m:rPr>
                  <m:sty m:val="p"/>
                </m:rPr>
                <w:rPr>
                  <w:rFonts w:ascii="Cambria Math" w:hAnsi="Cambria Math" w:cs="Times New Roman"/>
                  <w:color w:val="000000" w:themeColor="text1"/>
                  <w:szCs w:val="24"/>
                </w:rPr>
                <m:t>T</m:t>
              </w:del>
            </m:r>
          </m:e>
          <m:sub>
            <m:r>
              <w:del w:id="315" w:author="智绘未来专利代理" w:date="2021-09-03T17:45:00Z">
                <m:rPr>
                  <m:sty m:val="p"/>
                </m:rPr>
                <w:rPr>
                  <w:rFonts w:ascii="Cambria Math" w:hAnsi="Cambria Math" w:cs="Times New Roman"/>
                  <w:color w:val="000000" w:themeColor="text1"/>
                  <w:szCs w:val="24"/>
                  <w:vertAlign w:val="subscript"/>
                </w:rPr>
                <m:t>N</m:t>
              </w:del>
            </m:r>
          </m:sub>
        </m:sSub>
        <m:sSub>
          <m:sSubPr>
            <m:ctrlPr>
              <w:ins w:id="316" w:author="智绘未来专利代理" w:date="2021-09-03T17:45:00Z">
                <w:rPr>
                  <w:rFonts w:ascii="Cambria Math" w:hAnsi="Cambria Math"/>
                  <w:iCs/>
                </w:rPr>
              </w:ins>
            </m:ctrlPr>
          </m:sSubPr>
          <m:e>
            <m:r>
              <w:ins w:id="317" w:author="智绘未来专利代理" w:date="2021-09-03T17:45:00Z">
                <w:rPr>
                  <w:rFonts w:ascii="Cambria Math" w:hAnsi="Cambria Math"/>
                </w:rPr>
                <m:t>T</m:t>
              </w:ins>
            </m:r>
          </m:e>
          <m:sub>
            <m:r>
              <w:ins w:id="318" w:author="智绘未来专利代理" w:date="2021-09-03T17:45:00Z">
                <w:rPr>
                  <w:rFonts w:ascii="Cambria Math" w:hAnsi="Cambria Math"/>
                </w:rPr>
                <m:t>N</m:t>
              </w:ins>
            </m:r>
          </m:sub>
        </m:sSub>
        <m:r>
          <m:rPr>
            <m:sty m:val="p"/>
          </m:rPr>
          <w:rPr>
            <w:rFonts w:ascii="Cambria Math" w:hAnsi="Cambria Math"/>
          </w:rPr>
          <m:t>[1]</m:t>
        </m:r>
      </m:oMath>
      <w:r w:rsidR="003F6FA0"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319" w:author="智绘未来专利代理" w:date="2021-09-03T17:45:00Z">
                <w:rPr>
                  <w:rFonts w:ascii="Cambria Math" w:hAnsi="Cambria Math" w:cs="Times New Roman"/>
                  <w:iCs/>
                  <w:color w:val="000000" w:themeColor="text1"/>
                  <w:szCs w:val="24"/>
                </w:rPr>
              </w:del>
            </m:ctrlPr>
          </m:sSubPr>
          <m:e>
            <m:r>
              <w:del w:id="320" w:author="智绘未来专利代理" w:date="2021-09-03T17:45:00Z">
                <m:rPr>
                  <m:sty m:val="p"/>
                </m:rPr>
                <w:rPr>
                  <w:rFonts w:ascii="Cambria Math" w:hAnsi="Cambria Math" w:cs="Times New Roman"/>
                  <w:color w:val="000000" w:themeColor="text1"/>
                  <w:szCs w:val="24"/>
                </w:rPr>
                <m:t>T</m:t>
              </w:del>
            </m:r>
          </m:e>
          <m:sub>
            <m:r>
              <w:del w:id="321" w:author="智绘未来专利代理" w:date="2021-09-03T17:45:00Z">
                <m:rPr>
                  <m:sty m:val="p"/>
                </m:rPr>
                <w:rPr>
                  <w:rFonts w:ascii="Cambria Math" w:hAnsi="Cambria Math" w:cs="Times New Roman"/>
                  <w:color w:val="000000" w:themeColor="text1"/>
                  <w:szCs w:val="24"/>
                  <w:vertAlign w:val="subscript"/>
                </w:rPr>
                <m:t>N</m:t>
              </w:del>
            </m:r>
          </m:sub>
        </m:sSub>
        <m:sSub>
          <m:sSubPr>
            <m:ctrlPr>
              <w:ins w:id="322" w:author="智绘未来专利代理" w:date="2021-09-03T17:45:00Z">
                <w:rPr>
                  <w:rFonts w:ascii="Cambria Math" w:hAnsi="Cambria Math"/>
                  <w:iCs/>
                </w:rPr>
              </w:ins>
            </m:ctrlPr>
          </m:sSubPr>
          <m:e>
            <m:r>
              <w:ins w:id="323" w:author="智绘未来专利代理" w:date="2021-09-03T17:45:00Z">
                <w:rPr>
                  <w:rFonts w:ascii="Cambria Math" w:hAnsi="Cambria Math"/>
                </w:rPr>
                <m:t>T</m:t>
              </w:ins>
            </m:r>
          </m:e>
          <m:sub>
            <m:r>
              <w:ins w:id="324" w:author="智绘未来专利代理" w:date="2021-09-03T17:45:00Z">
                <w:rPr>
                  <w:rFonts w:ascii="Cambria Math" w:hAnsi="Cambria Math"/>
                </w:rPr>
                <m:t>N</m:t>
              </w:ins>
            </m:r>
          </m:sub>
        </m:sSub>
        <m:r>
          <m:rPr>
            <m:sty m:val="p"/>
          </m:rPr>
          <w:rPr>
            <w:rFonts w:ascii="Cambria Math" w:hAnsi="Cambria Math"/>
          </w:rPr>
          <m:t>[2]</m:t>
        </m:r>
      </m:oMath>
      <w:del w:id="325" w:author="智绘未来专利代理" w:date="2021-09-03T17:45:00Z">
        <w:r>
          <w:rPr>
            <w:rFonts w:cs="Times New Roman"/>
            <w:color w:val="000000" w:themeColor="text1"/>
            <w:szCs w:val="24"/>
          </w:rPr>
          <w:delText>的方法为：</w:delText>
        </w:r>
      </w:del>
      <w:ins w:id="326" w:author="智绘未来专利代理" w:date="2021-09-03T17:45:00Z">
        <w:r w:rsidR="003F6FA0" w:rsidRPr="00E655FB">
          <w:rPr>
            <w:rFonts w:hint="eastAsia"/>
          </w:rPr>
          <w:t>，</w:t>
        </w:r>
      </w:ins>
    </w:p>
    <w:p w14:paraId="2E03061F" w14:textId="77777777" w:rsidR="00190AAD" w:rsidRDefault="0043536A">
      <w:pPr>
        <w:pStyle w:val="af8"/>
        <w:spacing w:line="360" w:lineRule="auto"/>
        <w:ind w:leftChars="208" w:left="850" w:hangingChars="172" w:hanging="413"/>
        <w:rPr>
          <w:del w:id="327"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328" w:author="智绘未来专利代理" w:date="2021-09-03T17:45:00Z">
                  <w:rPr>
                    <w:rFonts w:ascii="Cambria Math" w:eastAsia="宋体" w:hAnsi="Cambria Math" w:cs="Times New Roman"/>
                    <w:iCs/>
                    <w:color w:val="000000" w:themeColor="text1"/>
                    <w:sz w:val="24"/>
                    <w:szCs w:val="24"/>
                  </w:rPr>
                </w:del>
              </m:ctrlPr>
            </m:sSubPr>
            <m:e>
              <m:acc>
                <m:accPr>
                  <m:chr m:val="̇"/>
                  <m:ctrlPr>
                    <w:del w:id="329" w:author="智绘未来专利代理" w:date="2021-09-03T17:45:00Z">
                      <w:rPr>
                        <w:rFonts w:ascii="Cambria Math" w:eastAsia="宋体" w:hAnsi="Cambria Math" w:cs="Times New Roman"/>
                        <w:iCs/>
                        <w:color w:val="000000" w:themeColor="text1"/>
                        <w:sz w:val="24"/>
                        <w:szCs w:val="24"/>
                      </w:rPr>
                    </w:del>
                  </m:ctrlPr>
                </m:accPr>
                <m:e>
                  <m:r>
                    <w:del w:id="330" w:author="智绘未来专利代理" w:date="2021-09-03T17:45:00Z">
                      <w:rPr>
                        <w:rFonts w:ascii="Cambria Math" w:eastAsia="宋体" w:hAnsi="Cambria Math" w:cs="Times New Roman"/>
                        <w:color w:val="000000" w:themeColor="text1"/>
                        <w:sz w:val="24"/>
                        <w:szCs w:val="24"/>
                      </w:rPr>
                      <m:t>U</m:t>
                    </w:del>
                  </m:r>
                </m:e>
              </m:acc>
            </m:e>
            <m:sub>
              <m:r>
                <w:del w:id="331"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332" w:author="智绘未来专利代理" w:date="2021-09-03T17:45:00Z">
                  <w:rPr>
                    <w:rFonts w:ascii="Cambria Math" w:eastAsia="宋体" w:hAnsi="Cambria Math" w:cs="Times New Roman"/>
                    <w:iCs/>
                    <w:color w:val="000000" w:themeColor="text1"/>
                    <w:sz w:val="24"/>
                    <w:szCs w:val="24"/>
                  </w:rPr>
                </w:del>
              </m:ctrlPr>
            </m:sSubPr>
            <m:e>
              <m:r>
                <w:del w:id="333" w:author="智绘未来专利代理" w:date="2021-09-03T17:45:00Z">
                  <m:rPr>
                    <m:sty m:val="p"/>
                  </m:rPr>
                  <w:rPr>
                    <w:rFonts w:ascii="Cambria Math" w:eastAsia="宋体" w:hAnsi="Cambria Math" w:cs="Times New Roman"/>
                    <w:color w:val="000000" w:themeColor="text1"/>
                    <w:sz w:val="24"/>
                    <w:szCs w:val="24"/>
                  </w:rPr>
                  <m:t>T</m:t>
                </w:del>
              </m:r>
            </m:e>
            <m:sub>
              <m:r>
                <w:del w:id="334" w:author="智绘未来专利代理" w:date="2021-09-03T17:45:00Z">
                  <m:rPr>
                    <m:sty m:val="p"/>
                  </m:rPr>
                  <w:rPr>
                    <w:rFonts w:ascii="Cambria Math" w:eastAsia="宋体" w:hAnsi="Cambria Math" w:cs="Times New Roman"/>
                    <w:color w:val="000000" w:themeColor="text1"/>
                    <w:sz w:val="24"/>
                    <w:szCs w:val="24"/>
                    <w:vertAlign w:val="subscript"/>
                  </w:rPr>
                  <m:t>N</m:t>
                </w:del>
              </m:r>
            </m:sub>
          </m:sSub>
          <m:r>
            <w:del w:id="335" w:author="智绘未来专利代理" w:date="2021-09-03T17:45:00Z">
              <m:rPr>
                <m:sty m:val="p"/>
              </m:rPr>
              <w:rPr>
                <w:rFonts w:ascii="Cambria Math" w:eastAsia="宋体" w:hAnsi="Cambria Math" w:cs="Times New Roman"/>
                <w:color w:val="000000" w:themeColor="text1"/>
                <w:sz w:val="24"/>
                <w:szCs w:val="24"/>
              </w:rPr>
              <m:t>[1]</m:t>
            </w:del>
          </m:r>
          <m:r>
            <w:del w:id="336"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337" w:author="智绘未来专利代理" w:date="2021-09-03T17:45:00Z">
              <m:rPr>
                <m:sty m:val="p"/>
              </m:rPr>
              <w:rPr>
                <w:rFonts w:ascii="Cambria Math" w:eastAsia="宋体" w:hAnsi="Cambria Math" w:cs="Times New Roman"/>
                <w:color w:val="000000" w:themeColor="text1"/>
                <w:sz w:val="24"/>
                <w:szCs w:val="24"/>
              </w:rPr>
              <m:t>=</m:t>
            </w:del>
          </m:r>
          <m:sSub>
            <m:sSubPr>
              <m:ctrlPr>
                <w:del w:id="338" w:author="智绘未来专利代理" w:date="2021-09-03T17:45:00Z">
                  <w:rPr>
                    <w:rFonts w:ascii="Cambria Math" w:eastAsia="宋体" w:hAnsi="Cambria Math" w:cs="Times New Roman"/>
                    <w:iCs/>
                    <w:color w:val="000000" w:themeColor="text1"/>
                    <w:sz w:val="24"/>
                    <w:szCs w:val="24"/>
                  </w:rPr>
                </w:del>
              </m:ctrlPr>
            </m:sSubPr>
            <m:e>
              <m:acc>
                <m:accPr>
                  <m:chr m:val="̇"/>
                  <m:ctrlPr>
                    <w:del w:id="339" w:author="智绘未来专利代理" w:date="2021-09-03T17:45:00Z">
                      <w:rPr>
                        <w:rFonts w:ascii="Cambria Math" w:eastAsia="宋体" w:hAnsi="Cambria Math" w:cs="Times New Roman"/>
                        <w:iCs/>
                        <w:color w:val="000000" w:themeColor="text1"/>
                        <w:sz w:val="24"/>
                        <w:szCs w:val="24"/>
                      </w:rPr>
                    </w:del>
                  </m:ctrlPr>
                </m:accPr>
                <m:e>
                  <m:r>
                    <w:del w:id="340" w:author="智绘未来专利代理" w:date="2021-09-03T17:45:00Z">
                      <w:rPr>
                        <w:rFonts w:ascii="Cambria Math" w:eastAsia="宋体" w:hAnsi="Cambria Math" w:cs="Times New Roman"/>
                        <w:color w:val="000000" w:themeColor="text1"/>
                        <w:sz w:val="24"/>
                        <w:szCs w:val="24"/>
                      </w:rPr>
                      <m:t>U</m:t>
                    </w:del>
                  </m:r>
                </m:e>
              </m:acc>
            </m:e>
            <m:sub>
              <m:r>
                <w:del w:id="341"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342" w:author="智绘未来专利代理" w:date="2021-09-03T17:45:00Z">
                  <w:rPr>
                    <w:rFonts w:ascii="Cambria Math" w:eastAsia="宋体" w:hAnsi="Cambria Math" w:cs="Times New Roman"/>
                    <w:iCs/>
                    <w:color w:val="000000" w:themeColor="text1"/>
                    <w:sz w:val="24"/>
                    <w:szCs w:val="24"/>
                  </w:rPr>
                </w:del>
              </m:ctrlPr>
            </m:sSubPr>
            <m:e>
              <m:r>
                <w:del w:id="343" w:author="智绘未来专利代理" w:date="2021-09-03T17:45:00Z">
                  <m:rPr>
                    <m:sty m:val="p"/>
                  </m:rPr>
                  <w:rPr>
                    <w:rFonts w:ascii="Cambria Math" w:eastAsia="宋体" w:hAnsi="Cambria Math" w:cs="Times New Roman"/>
                    <w:color w:val="000000" w:themeColor="text1"/>
                    <w:sz w:val="24"/>
                    <w:szCs w:val="24"/>
                  </w:rPr>
                  <m:t>L</m:t>
                </w:del>
              </m:r>
            </m:e>
            <m:sub>
              <m:r>
                <w:del w:id="344" w:author="智绘未来专利代理" w:date="2021-09-03T17:45:00Z">
                  <m:rPr>
                    <m:sty m:val="p"/>
                  </m:rPr>
                  <w:rPr>
                    <w:rFonts w:ascii="Cambria Math" w:eastAsia="宋体" w:hAnsi="Cambria Math" w:cs="Times New Roman"/>
                    <w:color w:val="000000" w:themeColor="text1"/>
                    <w:sz w:val="24"/>
                    <w:szCs w:val="24"/>
                    <w:vertAlign w:val="subscript"/>
                  </w:rPr>
                  <m:t>N+1</m:t>
                </w:del>
              </m:r>
            </m:sub>
          </m:sSub>
          <m:r>
            <w:del w:id="345" w:author="智绘未来专利代理" w:date="2021-09-03T17:45:00Z">
              <m:rPr>
                <m:sty m:val="p"/>
              </m:rPr>
              <w:rPr>
                <w:rFonts w:ascii="Cambria Math" w:eastAsia="宋体" w:hAnsi="Cambria Math" w:cs="Times New Roman"/>
                <w:color w:val="000000" w:themeColor="text1"/>
                <w:sz w:val="24"/>
                <w:szCs w:val="24"/>
              </w:rPr>
              <m:t>-</m:t>
            </w:del>
          </m:r>
          <m:sSub>
            <m:sSubPr>
              <m:ctrlPr>
                <w:del w:id="346" w:author="智绘未来专利代理" w:date="2021-09-03T17:45:00Z">
                  <w:rPr>
                    <w:rFonts w:ascii="Cambria Math" w:eastAsia="宋体" w:hAnsi="Cambria Math" w:cs="Times New Roman"/>
                    <w:iCs/>
                    <w:color w:val="000000" w:themeColor="text1"/>
                    <w:sz w:val="24"/>
                    <w:szCs w:val="24"/>
                  </w:rPr>
                </w:del>
              </m:ctrlPr>
            </m:sSubPr>
            <m:e>
              <m:r>
                <w:del w:id="347" w:author="智绘未来专利代理" w:date="2021-09-03T17:45:00Z">
                  <w:rPr>
                    <w:rFonts w:ascii="Cambria Math" w:eastAsia="宋体" w:hAnsi="Cambria Math" w:cs="Times New Roman"/>
                    <w:color w:val="000000" w:themeColor="text1"/>
                    <w:sz w:val="24"/>
                    <w:szCs w:val="24"/>
                  </w:rPr>
                  <m:t>Z</m:t>
                </w:del>
              </m:r>
            </m:e>
            <m:sub>
              <m:r>
                <w:del w:id="348" w:author="智绘未来专利代理" w:date="2021-09-03T17:45:00Z">
                  <m:rPr>
                    <m:sty m:val="p"/>
                  </m:rPr>
                  <w:rPr>
                    <w:rFonts w:ascii="Cambria Math" w:eastAsia="宋体" w:hAnsi="Cambria Math" w:cs="Times New Roman"/>
                    <w:color w:val="000000" w:themeColor="text1"/>
                    <w:sz w:val="24"/>
                    <w:szCs w:val="24"/>
                  </w:rPr>
                  <m:t>1</m:t>
                </w:del>
              </m:r>
            </m:sub>
          </m:sSub>
          <m:r>
            <w:del w:id="349" w:author="智绘未来专利代理" w:date="2021-09-03T17:45:00Z">
              <m:rPr>
                <m:sty m:val="p"/>
              </m:rPr>
              <w:rPr>
                <w:rFonts w:ascii="Cambria Math" w:eastAsia="宋体" w:hAnsi="Cambria Math" w:cs="Times New Roman"/>
                <w:color w:val="000000" w:themeColor="text1"/>
                <w:sz w:val="24"/>
                <w:szCs w:val="24"/>
              </w:rPr>
              <m:t>*</m:t>
            </w:del>
          </m:r>
          <m:sSub>
            <m:sSubPr>
              <m:ctrlPr>
                <w:del w:id="350" w:author="智绘未来专利代理" w:date="2021-09-03T17:45:00Z">
                  <w:rPr>
                    <w:rFonts w:ascii="Cambria Math" w:eastAsia="宋体" w:hAnsi="Cambria Math" w:cs="Times New Roman"/>
                    <w:iCs/>
                    <w:color w:val="000000" w:themeColor="text1"/>
                    <w:sz w:val="24"/>
                    <w:szCs w:val="24"/>
                  </w:rPr>
                </w:del>
              </m:ctrlPr>
            </m:sSubPr>
            <m:e>
              <m:r>
                <w:del w:id="351" w:author="智绘未来专利代理" w:date="2021-09-03T17:45:00Z">
                  <m:rPr>
                    <m:sty m:val="p"/>
                  </m:rPr>
                  <w:rPr>
                    <w:rFonts w:ascii="Cambria Math" w:eastAsia="宋体" w:hAnsi="Cambria Math" w:cs="Times New Roman"/>
                    <w:color w:val="000000" w:themeColor="text1"/>
                    <w:sz w:val="24"/>
                    <w:szCs w:val="24"/>
                  </w:rPr>
                  <m:t>LenL</m:t>
                </w:del>
              </m:r>
            </m:e>
            <m:sub>
              <m:r>
                <w:del w:id="352" w:author="智绘未来专利代理" w:date="2021-09-03T17:45:00Z">
                  <m:rPr>
                    <m:sty m:val="p"/>
                  </m:rPr>
                  <w:rPr>
                    <w:rFonts w:ascii="Cambria Math" w:eastAsia="宋体" w:hAnsi="Cambria Math" w:cs="Times New Roman"/>
                    <w:color w:val="000000" w:themeColor="text1"/>
                    <w:sz w:val="24"/>
                    <w:szCs w:val="24"/>
                    <w:vertAlign w:val="subscript"/>
                  </w:rPr>
                  <m:t>N+1</m:t>
                </w:del>
              </m:r>
            </m:sub>
          </m:sSub>
          <m:r>
            <w:del w:id="353" w:author="智绘未来专利代理" w:date="2021-09-03T17:45:00Z">
              <m:rPr>
                <m:sty m:val="p"/>
              </m:rPr>
              <w:rPr>
                <w:rFonts w:ascii="Cambria Math" w:eastAsia="宋体" w:hAnsi="Cambria Math" w:cs="Times New Roman"/>
                <w:color w:val="000000" w:themeColor="text1"/>
                <w:sz w:val="24"/>
                <w:szCs w:val="24"/>
              </w:rPr>
              <m:t>*</m:t>
            </w:del>
          </m:r>
          <m:sSub>
            <m:sSubPr>
              <m:ctrlPr>
                <w:del w:id="354" w:author="智绘未来专利代理" w:date="2021-09-03T17:45:00Z">
                  <w:rPr>
                    <w:rFonts w:ascii="Cambria Math" w:eastAsia="宋体" w:hAnsi="Cambria Math" w:cs="Times New Roman"/>
                    <w:iCs/>
                    <w:color w:val="000000" w:themeColor="text1"/>
                    <w:sz w:val="24"/>
                    <w:szCs w:val="24"/>
                  </w:rPr>
                </w:del>
              </m:ctrlPr>
            </m:sSubPr>
            <m:e>
              <m:acc>
                <m:accPr>
                  <m:chr m:val="̇"/>
                  <m:ctrlPr>
                    <w:del w:id="355" w:author="智绘未来专利代理" w:date="2021-09-03T17:45:00Z">
                      <w:rPr>
                        <w:rFonts w:ascii="Cambria Math" w:eastAsia="宋体" w:hAnsi="Cambria Math" w:cs="Times New Roman"/>
                        <w:i/>
                        <w:iCs/>
                        <w:color w:val="000000" w:themeColor="text1"/>
                        <w:sz w:val="24"/>
                        <w:szCs w:val="24"/>
                      </w:rPr>
                    </w:del>
                  </m:ctrlPr>
                </m:accPr>
                <m:e>
                  <m:r>
                    <w:del w:id="356" w:author="智绘未来专利代理" w:date="2021-09-03T17:45:00Z">
                      <w:rPr>
                        <w:rFonts w:ascii="Cambria Math" w:eastAsia="宋体" w:hAnsi="Cambria Math" w:cs="Times New Roman"/>
                        <w:color w:val="000000" w:themeColor="text1"/>
                        <w:sz w:val="24"/>
                        <w:szCs w:val="24"/>
                      </w:rPr>
                      <m:t>I</m:t>
                    </w:del>
                  </m:r>
                </m:e>
              </m:acc>
            </m:e>
            <m:sub>
              <m:r>
                <w:del w:id="357" w:author="智绘未来专利代理" w:date="2021-09-03T17:45:00Z">
                  <m:rPr>
                    <m:sty m:val="p"/>
                  </m:rPr>
                  <w:rPr>
                    <w:rFonts w:ascii="Cambria Math" w:eastAsia="宋体" w:hAnsi="Cambria Math" w:cs="Times New Roman"/>
                    <w:color w:val="000000" w:themeColor="text1"/>
                    <w:sz w:val="24"/>
                    <w:szCs w:val="24"/>
                  </w:rPr>
                  <m:t>1</m:t>
                </w:del>
              </m:r>
            </m:sub>
          </m:sSub>
          <m:sSub>
            <m:sSubPr>
              <m:ctrlPr>
                <w:del w:id="358" w:author="智绘未来专利代理" w:date="2021-09-03T17:45:00Z">
                  <w:rPr>
                    <w:rFonts w:ascii="Cambria Math" w:eastAsia="宋体" w:hAnsi="Cambria Math" w:cs="Times New Roman"/>
                    <w:iCs/>
                    <w:color w:val="000000" w:themeColor="text1"/>
                    <w:sz w:val="24"/>
                    <w:szCs w:val="24"/>
                  </w:rPr>
                </w:del>
              </m:ctrlPr>
            </m:sSubPr>
            <m:e>
              <m:r>
                <w:del w:id="359" w:author="智绘未来专利代理" w:date="2021-09-03T17:45:00Z">
                  <m:rPr>
                    <m:sty m:val="p"/>
                  </m:rPr>
                  <w:rPr>
                    <w:rFonts w:ascii="Cambria Math" w:eastAsia="宋体" w:hAnsi="Cambria Math" w:cs="Times New Roman"/>
                    <w:color w:val="000000" w:themeColor="text1"/>
                    <w:sz w:val="24"/>
                    <w:szCs w:val="24"/>
                  </w:rPr>
                  <m:t>L</m:t>
                </w:del>
              </m:r>
            </m:e>
            <m:sub>
              <m:r>
                <w:del w:id="360" w:author="智绘未来专利代理" w:date="2021-09-03T17:45:00Z">
                  <m:rPr>
                    <m:sty m:val="p"/>
                  </m:rPr>
                  <w:rPr>
                    <w:rFonts w:ascii="Cambria Math" w:eastAsia="宋体" w:hAnsi="Cambria Math" w:cs="Times New Roman"/>
                    <w:color w:val="000000" w:themeColor="text1"/>
                    <w:sz w:val="24"/>
                    <w:szCs w:val="24"/>
                  </w:rPr>
                  <m:t>N+1</m:t>
                </w:del>
              </m:r>
            </m:sub>
          </m:sSub>
        </m:oMath>
      </m:oMathPara>
    </w:p>
    <w:p w14:paraId="450EA7A2" w14:textId="77777777" w:rsidR="00190AAD" w:rsidRDefault="0043536A">
      <w:pPr>
        <w:pStyle w:val="af8"/>
        <w:spacing w:line="360" w:lineRule="auto"/>
        <w:ind w:leftChars="208" w:left="850" w:hangingChars="172" w:hanging="413"/>
        <w:rPr>
          <w:del w:id="361"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362" w:author="智绘未来专利代理" w:date="2021-09-03T17:45:00Z">
                  <w:rPr>
                    <w:rFonts w:ascii="Cambria Math" w:eastAsia="宋体" w:hAnsi="Cambria Math" w:cs="Times New Roman"/>
                    <w:iCs/>
                    <w:color w:val="000000" w:themeColor="text1"/>
                    <w:sz w:val="24"/>
                    <w:szCs w:val="24"/>
                  </w:rPr>
                </w:del>
              </m:ctrlPr>
            </m:sSubPr>
            <m:e>
              <m:acc>
                <m:accPr>
                  <m:chr m:val="̇"/>
                  <m:ctrlPr>
                    <w:del w:id="363" w:author="智绘未来专利代理" w:date="2021-09-03T17:45:00Z">
                      <w:rPr>
                        <w:rFonts w:ascii="Cambria Math" w:eastAsia="宋体" w:hAnsi="Cambria Math" w:cs="Times New Roman"/>
                        <w:iCs/>
                        <w:color w:val="000000" w:themeColor="text1"/>
                        <w:sz w:val="24"/>
                        <w:szCs w:val="24"/>
                      </w:rPr>
                    </w:del>
                  </m:ctrlPr>
                </m:accPr>
                <m:e>
                  <m:r>
                    <w:del w:id="364" w:author="智绘未来专利代理" w:date="2021-09-03T17:45:00Z">
                      <w:rPr>
                        <w:rFonts w:ascii="Cambria Math" w:eastAsia="宋体" w:hAnsi="Cambria Math" w:cs="Times New Roman"/>
                        <w:color w:val="000000" w:themeColor="text1"/>
                        <w:sz w:val="24"/>
                        <w:szCs w:val="24"/>
                      </w:rPr>
                      <m:t>U</m:t>
                    </w:del>
                  </m:r>
                </m:e>
              </m:acc>
            </m:e>
            <m:sub>
              <m:r>
                <w:del w:id="365"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366" w:author="智绘未来专利代理" w:date="2021-09-03T17:45:00Z">
                  <w:rPr>
                    <w:rFonts w:ascii="Cambria Math" w:eastAsia="宋体" w:hAnsi="Cambria Math" w:cs="Times New Roman"/>
                    <w:iCs/>
                    <w:color w:val="000000" w:themeColor="text1"/>
                    <w:sz w:val="24"/>
                    <w:szCs w:val="24"/>
                  </w:rPr>
                </w:del>
              </m:ctrlPr>
            </m:sSubPr>
            <m:e>
              <m:r>
                <w:del w:id="367" w:author="智绘未来专利代理" w:date="2021-09-03T17:45:00Z">
                  <m:rPr>
                    <m:sty m:val="p"/>
                  </m:rPr>
                  <w:rPr>
                    <w:rFonts w:ascii="Cambria Math" w:eastAsia="宋体" w:hAnsi="Cambria Math" w:cs="Times New Roman"/>
                    <w:color w:val="000000" w:themeColor="text1"/>
                    <w:sz w:val="24"/>
                    <w:szCs w:val="24"/>
                  </w:rPr>
                  <m:t>T</m:t>
                </w:del>
              </m:r>
            </m:e>
            <m:sub>
              <m:r>
                <w:del w:id="368" w:author="智绘未来专利代理" w:date="2021-09-03T17:45:00Z">
                  <m:rPr>
                    <m:sty m:val="p"/>
                  </m:rPr>
                  <w:rPr>
                    <w:rFonts w:ascii="Cambria Math" w:eastAsia="宋体" w:hAnsi="Cambria Math" w:cs="Times New Roman"/>
                    <w:color w:val="000000" w:themeColor="text1"/>
                    <w:sz w:val="24"/>
                    <w:szCs w:val="24"/>
                    <w:vertAlign w:val="subscript"/>
                  </w:rPr>
                  <m:t>N</m:t>
                </w:del>
              </m:r>
            </m:sub>
          </m:sSub>
          <m:r>
            <w:del w:id="369" w:author="智绘未来专利代理" w:date="2021-09-03T17:45:00Z">
              <m:rPr>
                <m:sty m:val="p"/>
              </m:rPr>
              <w:rPr>
                <w:rFonts w:ascii="Cambria Math" w:eastAsia="宋体" w:hAnsi="Cambria Math" w:cs="Times New Roman"/>
                <w:color w:val="000000" w:themeColor="text1"/>
                <w:sz w:val="24"/>
                <w:szCs w:val="24"/>
              </w:rPr>
              <m:t>[2]</m:t>
            </w:del>
          </m:r>
          <m:r>
            <w:del w:id="370"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371" w:author="智绘未来专利代理" w:date="2021-09-03T17:45:00Z">
              <m:rPr>
                <m:sty m:val="p"/>
              </m:rPr>
              <w:rPr>
                <w:rFonts w:ascii="Cambria Math" w:eastAsia="宋体" w:hAnsi="Cambria Math" w:cs="Times New Roman"/>
                <w:color w:val="000000" w:themeColor="text1"/>
                <w:sz w:val="24"/>
                <w:szCs w:val="24"/>
              </w:rPr>
              <m:t>=</m:t>
            </w:del>
          </m:r>
          <m:sSub>
            <m:sSubPr>
              <m:ctrlPr>
                <w:del w:id="372" w:author="智绘未来专利代理" w:date="2021-09-03T17:45:00Z">
                  <w:rPr>
                    <w:rFonts w:ascii="Cambria Math" w:eastAsia="宋体" w:hAnsi="Cambria Math" w:cs="Times New Roman"/>
                    <w:iCs/>
                    <w:color w:val="000000" w:themeColor="text1"/>
                    <w:sz w:val="24"/>
                    <w:szCs w:val="24"/>
                  </w:rPr>
                </w:del>
              </m:ctrlPr>
            </m:sSubPr>
            <m:e>
              <m:acc>
                <m:accPr>
                  <m:chr m:val="̇"/>
                  <m:ctrlPr>
                    <w:del w:id="373" w:author="智绘未来专利代理" w:date="2021-09-03T17:45:00Z">
                      <w:rPr>
                        <w:rFonts w:ascii="Cambria Math" w:eastAsia="宋体" w:hAnsi="Cambria Math" w:cs="Times New Roman"/>
                        <w:iCs/>
                        <w:color w:val="000000" w:themeColor="text1"/>
                        <w:sz w:val="24"/>
                        <w:szCs w:val="24"/>
                      </w:rPr>
                    </w:del>
                  </m:ctrlPr>
                </m:accPr>
                <m:e>
                  <m:r>
                    <w:del w:id="374" w:author="智绘未来专利代理" w:date="2021-09-03T17:45:00Z">
                      <w:rPr>
                        <w:rFonts w:ascii="Cambria Math" w:eastAsia="宋体" w:hAnsi="Cambria Math" w:cs="Times New Roman"/>
                        <w:color w:val="000000" w:themeColor="text1"/>
                        <w:sz w:val="24"/>
                        <w:szCs w:val="24"/>
                      </w:rPr>
                      <m:t>U</m:t>
                    </w:del>
                  </m:r>
                </m:e>
              </m:acc>
            </m:e>
            <m:sub>
              <m:r>
                <w:del w:id="375"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del w:id="376" w:author="智绘未来专利代理" w:date="2021-09-03T17:45:00Z">
                  <w:rPr>
                    <w:rFonts w:ascii="Cambria Math" w:eastAsia="宋体" w:hAnsi="Cambria Math" w:cs="Times New Roman"/>
                    <w:iCs/>
                    <w:color w:val="000000" w:themeColor="text1"/>
                    <w:sz w:val="24"/>
                    <w:szCs w:val="24"/>
                  </w:rPr>
                </w:del>
              </m:ctrlPr>
            </m:sSubPr>
            <m:e>
              <m:r>
                <w:del w:id="377" w:author="智绘未来专利代理" w:date="2021-09-03T17:45:00Z">
                  <m:rPr>
                    <m:sty m:val="p"/>
                  </m:rPr>
                  <w:rPr>
                    <w:rFonts w:ascii="Cambria Math" w:eastAsia="宋体" w:hAnsi="Cambria Math" w:cs="Times New Roman"/>
                    <w:color w:val="000000" w:themeColor="text1"/>
                    <w:sz w:val="24"/>
                    <w:szCs w:val="24"/>
                  </w:rPr>
                  <m:t>L</m:t>
                </w:del>
              </m:r>
            </m:e>
            <m:sub>
              <m:r>
                <w:del w:id="378" w:author="智绘未来专利代理" w:date="2021-09-03T17:45:00Z">
                  <m:rPr>
                    <m:sty m:val="p"/>
                  </m:rPr>
                  <w:rPr>
                    <w:rFonts w:ascii="Cambria Math" w:eastAsia="宋体" w:hAnsi="Cambria Math" w:cs="Times New Roman"/>
                    <w:color w:val="000000" w:themeColor="text1"/>
                    <w:sz w:val="24"/>
                    <w:szCs w:val="24"/>
                    <w:vertAlign w:val="subscript"/>
                  </w:rPr>
                  <m:t>N+2</m:t>
                </w:del>
              </m:r>
            </m:sub>
          </m:sSub>
          <m:r>
            <w:del w:id="379" w:author="智绘未来专利代理" w:date="2021-09-03T17:45:00Z">
              <m:rPr>
                <m:sty m:val="p"/>
              </m:rPr>
              <w:rPr>
                <w:rFonts w:ascii="Cambria Math" w:eastAsia="宋体" w:hAnsi="Cambria Math" w:cs="Times New Roman"/>
                <w:color w:val="000000" w:themeColor="text1"/>
                <w:sz w:val="24"/>
                <w:szCs w:val="24"/>
              </w:rPr>
              <m:t>-</m:t>
            </w:del>
          </m:r>
          <m:sSub>
            <m:sSubPr>
              <m:ctrlPr>
                <w:del w:id="380" w:author="智绘未来专利代理" w:date="2021-09-03T17:45:00Z">
                  <w:rPr>
                    <w:rFonts w:ascii="Cambria Math" w:eastAsia="宋体" w:hAnsi="Cambria Math" w:cs="Times New Roman"/>
                    <w:iCs/>
                    <w:color w:val="000000" w:themeColor="text1"/>
                    <w:sz w:val="24"/>
                    <w:szCs w:val="24"/>
                  </w:rPr>
                </w:del>
              </m:ctrlPr>
            </m:sSubPr>
            <m:e>
              <m:r>
                <w:del w:id="381" w:author="智绘未来专利代理" w:date="2021-09-03T17:45:00Z">
                  <w:rPr>
                    <w:rFonts w:ascii="Cambria Math" w:eastAsia="宋体" w:hAnsi="Cambria Math" w:cs="Times New Roman"/>
                    <w:color w:val="000000" w:themeColor="text1"/>
                    <w:sz w:val="24"/>
                    <w:szCs w:val="24"/>
                  </w:rPr>
                  <m:t>Z</m:t>
                </w:del>
              </m:r>
            </m:e>
            <m:sub>
              <m:r>
                <w:del w:id="382" w:author="智绘未来专利代理" w:date="2021-09-03T17:45:00Z">
                  <m:rPr>
                    <m:sty m:val="p"/>
                  </m:rPr>
                  <w:rPr>
                    <w:rFonts w:ascii="Cambria Math" w:eastAsia="宋体" w:hAnsi="Cambria Math" w:cs="Times New Roman"/>
                    <w:color w:val="000000" w:themeColor="text1"/>
                    <w:sz w:val="24"/>
                    <w:szCs w:val="24"/>
                  </w:rPr>
                  <m:t>1</m:t>
                </w:del>
              </m:r>
            </m:sub>
          </m:sSub>
          <m:r>
            <w:del w:id="383" w:author="智绘未来专利代理" w:date="2021-09-03T17:45:00Z">
              <m:rPr>
                <m:sty m:val="p"/>
              </m:rPr>
              <w:rPr>
                <w:rFonts w:ascii="Cambria Math" w:eastAsia="宋体" w:hAnsi="Cambria Math" w:cs="Times New Roman"/>
                <w:color w:val="000000" w:themeColor="text1"/>
                <w:sz w:val="24"/>
                <w:szCs w:val="24"/>
              </w:rPr>
              <m:t>*</m:t>
            </w:del>
          </m:r>
          <m:sSub>
            <m:sSubPr>
              <m:ctrlPr>
                <w:del w:id="384" w:author="智绘未来专利代理" w:date="2021-09-03T17:45:00Z">
                  <w:rPr>
                    <w:rFonts w:ascii="Cambria Math" w:eastAsia="宋体" w:hAnsi="Cambria Math" w:cs="Times New Roman"/>
                    <w:iCs/>
                    <w:color w:val="000000" w:themeColor="text1"/>
                    <w:sz w:val="24"/>
                    <w:szCs w:val="24"/>
                  </w:rPr>
                </w:del>
              </m:ctrlPr>
            </m:sSubPr>
            <m:e>
              <m:r>
                <w:del w:id="385" w:author="智绘未来专利代理" w:date="2021-09-03T17:45:00Z">
                  <m:rPr>
                    <m:sty m:val="p"/>
                  </m:rPr>
                  <w:rPr>
                    <w:rFonts w:ascii="Cambria Math" w:eastAsia="宋体" w:hAnsi="Cambria Math" w:cs="Times New Roman"/>
                    <w:color w:val="000000" w:themeColor="text1"/>
                    <w:sz w:val="24"/>
                    <w:szCs w:val="24"/>
                  </w:rPr>
                  <m:t>LenL</m:t>
                </w:del>
              </m:r>
            </m:e>
            <m:sub>
              <m:r>
                <w:del w:id="386" w:author="智绘未来专利代理" w:date="2021-09-03T17:45:00Z">
                  <m:rPr>
                    <m:sty m:val="p"/>
                  </m:rPr>
                  <w:rPr>
                    <w:rFonts w:ascii="Cambria Math" w:eastAsia="宋体" w:hAnsi="Cambria Math" w:cs="Times New Roman"/>
                    <w:color w:val="000000" w:themeColor="text1"/>
                    <w:sz w:val="24"/>
                    <w:szCs w:val="24"/>
                    <w:vertAlign w:val="subscript"/>
                  </w:rPr>
                  <m:t>N+2</m:t>
                </w:del>
              </m:r>
            </m:sub>
          </m:sSub>
          <m:r>
            <w:del w:id="387" w:author="智绘未来专利代理" w:date="2021-09-03T17:45:00Z">
              <m:rPr>
                <m:sty m:val="p"/>
              </m:rPr>
              <w:rPr>
                <w:rFonts w:ascii="Cambria Math" w:eastAsia="宋体" w:hAnsi="Cambria Math" w:cs="Times New Roman"/>
                <w:color w:val="000000" w:themeColor="text1"/>
                <w:sz w:val="24"/>
                <w:szCs w:val="24"/>
              </w:rPr>
              <m:t>*</m:t>
            </w:del>
          </m:r>
          <m:sSub>
            <m:sSubPr>
              <m:ctrlPr>
                <w:del w:id="388" w:author="智绘未来专利代理" w:date="2021-09-03T17:45:00Z">
                  <w:rPr>
                    <w:rFonts w:ascii="Cambria Math" w:eastAsia="宋体" w:hAnsi="Cambria Math" w:cs="Times New Roman"/>
                    <w:iCs/>
                    <w:color w:val="000000" w:themeColor="text1"/>
                    <w:sz w:val="24"/>
                    <w:szCs w:val="24"/>
                  </w:rPr>
                </w:del>
              </m:ctrlPr>
            </m:sSubPr>
            <m:e>
              <m:acc>
                <m:accPr>
                  <m:chr m:val="̇"/>
                  <m:ctrlPr>
                    <w:del w:id="389" w:author="智绘未来专利代理" w:date="2021-09-03T17:45:00Z">
                      <w:rPr>
                        <w:rFonts w:ascii="Cambria Math" w:eastAsia="宋体" w:hAnsi="Cambria Math" w:cs="Times New Roman"/>
                        <w:iCs/>
                        <w:color w:val="000000" w:themeColor="text1"/>
                        <w:sz w:val="24"/>
                        <w:szCs w:val="24"/>
                      </w:rPr>
                    </w:del>
                  </m:ctrlPr>
                </m:accPr>
                <m:e>
                  <m:r>
                    <w:del w:id="390" w:author="智绘未来专利代理" w:date="2021-09-03T17:45:00Z">
                      <w:rPr>
                        <w:rFonts w:ascii="Cambria Math" w:eastAsia="宋体" w:hAnsi="Cambria Math" w:cs="Times New Roman"/>
                        <w:color w:val="000000" w:themeColor="text1"/>
                        <w:sz w:val="24"/>
                        <w:szCs w:val="24"/>
                      </w:rPr>
                      <m:t>I</m:t>
                    </w:del>
                  </m:r>
                </m:e>
              </m:acc>
            </m:e>
            <m:sub>
              <m:r>
                <w:del w:id="391" w:author="智绘未来专利代理" w:date="2021-09-03T17:45:00Z">
                  <w:rPr>
                    <w:rFonts w:ascii="Cambria Math" w:eastAsia="宋体" w:hAnsi="Cambria Math" w:cs="Times New Roman"/>
                    <w:color w:val="000000" w:themeColor="text1"/>
                    <w:sz w:val="24"/>
                    <w:szCs w:val="24"/>
                  </w:rPr>
                  <m:t>1</m:t>
                </w:del>
              </m:r>
            </m:sub>
          </m:sSub>
          <m:sSub>
            <m:sSubPr>
              <m:ctrlPr>
                <w:del w:id="392" w:author="智绘未来专利代理" w:date="2021-09-03T17:45:00Z">
                  <w:rPr>
                    <w:rFonts w:ascii="Cambria Math" w:eastAsia="宋体" w:hAnsi="Cambria Math" w:cs="Times New Roman"/>
                    <w:iCs/>
                    <w:color w:val="000000" w:themeColor="text1"/>
                    <w:sz w:val="24"/>
                    <w:szCs w:val="24"/>
                  </w:rPr>
                </w:del>
              </m:ctrlPr>
            </m:sSubPr>
            <m:e>
              <m:r>
                <w:del w:id="393" w:author="智绘未来专利代理" w:date="2021-09-03T17:45:00Z">
                  <m:rPr>
                    <m:sty m:val="p"/>
                  </m:rPr>
                  <w:rPr>
                    <w:rFonts w:ascii="Cambria Math" w:eastAsia="宋体" w:hAnsi="Cambria Math" w:cs="Times New Roman"/>
                    <w:color w:val="000000" w:themeColor="text1"/>
                    <w:sz w:val="24"/>
                    <w:szCs w:val="24"/>
                  </w:rPr>
                  <m:t>L</m:t>
                </w:del>
              </m:r>
            </m:e>
            <m:sub>
              <m:r>
                <w:del w:id="394" w:author="智绘未来专利代理" w:date="2021-09-03T17:45:00Z">
                  <m:rPr>
                    <m:sty m:val="p"/>
                  </m:rPr>
                  <w:rPr>
                    <w:rFonts w:ascii="Cambria Math" w:eastAsia="宋体" w:hAnsi="Cambria Math" w:cs="Times New Roman"/>
                    <w:color w:val="000000" w:themeColor="text1"/>
                    <w:sz w:val="24"/>
                    <w:szCs w:val="24"/>
                  </w:rPr>
                  <m:t>N+2</m:t>
                </w:del>
              </m:r>
            </m:sub>
          </m:sSub>
        </m:oMath>
      </m:oMathPara>
    </w:p>
    <w:p w14:paraId="51EA20A8" w14:textId="5E41B98E" w:rsidR="003F6FA0" w:rsidRPr="00E655FB" w:rsidRDefault="0043536A" w:rsidP="003F6FA0">
      <w:pPr>
        <w:pStyle w:val="00"/>
        <w:ind w:firstLine="480"/>
        <w:rPr>
          <w:ins w:id="395" w:author="智绘未来专利代理" w:date="2021-09-03T17:45:00Z"/>
          <w:rFonts w:hint="eastAsia"/>
        </w:rPr>
      </w:pPr>
      <w:del w:id="396" w:author="智绘未来专利代理" w:date="2021-09-03T17:45:00Z">
        <w:r>
          <w:rPr>
            <w:rFonts w:cs="Times New Roman"/>
            <w:color w:val="000000" w:themeColor="text1"/>
            <w:szCs w:val="24"/>
          </w:rPr>
          <w:lastRenderedPageBreak/>
          <w:delText>节点</w:delText>
        </w:r>
        <w:r>
          <w:rPr>
            <w:rFonts w:cs="Times New Roman"/>
            <w:color w:val="000000" w:themeColor="text1"/>
            <w:szCs w:val="24"/>
          </w:rPr>
          <w:delText>T</w:delText>
        </w:r>
        <w:r>
          <w:rPr>
            <w:rFonts w:cs="Times New Roman"/>
            <w:color w:val="000000" w:themeColor="text1"/>
            <w:szCs w:val="24"/>
            <w:vertAlign w:val="subscript"/>
          </w:rPr>
          <w:delText>1</w:delText>
        </w:r>
      </w:del>
      <m:oMath>
        <m:d>
          <m:dPr>
            <m:begChr m:val="{"/>
            <m:endChr m:val=""/>
            <m:ctrlPr>
              <w:ins w:id="397" w:author="智绘未来专利代理" w:date="2021-09-03T17:45:00Z">
                <w:rPr>
                  <w:rFonts w:ascii="Cambria Math" w:hAnsi="Cambria Math"/>
                </w:rPr>
              </w:ins>
            </m:ctrlPr>
          </m:dPr>
          <m:e>
            <m:eqArr>
              <m:eqArrPr>
                <m:ctrlPr>
                  <w:ins w:id="398" w:author="智绘未来专利代理" w:date="2021-09-03T17:45:00Z">
                    <w:rPr>
                      <w:rFonts w:ascii="Cambria Math" w:hAnsi="Cambria Math"/>
                    </w:rPr>
                  </w:ins>
                </m:ctrlPr>
              </m:eqArrPr>
              <m:e>
                <m:sSub>
                  <m:sSubPr>
                    <m:ctrlPr>
                      <w:ins w:id="399" w:author="智绘未来专利代理" w:date="2021-09-03T17:45:00Z">
                        <w:rPr>
                          <w:rFonts w:ascii="Cambria Math" w:hAnsi="Cambria Math"/>
                          <w:iCs/>
                        </w:rPr>
                      </w:ins>
                    </m:ctrlPr>
                  </m:sSubPr>
                  <m:e>
                    <m:acc>
                      <m:accPr>
                        <m:chr m:val="̇"/>
                        <m:ctrlPr>
                          <w:ins w:id="400" w:author="智绘未来专利代理" w:date="2021-09-03T17:45:00Z">
                            <w:rPr>
                              <w:rFonts w:ascii="Cambria Math" w:hAnsi="Cambria Math"/>
                              <w:iCs/>
                            </w:rPr>
                          </w:ins>
                        </m:ctrlPr>
                      </m:accPr>
                      <m:e>
                        <m:r>
                          <w:ins w:id="401" w:author="智绘未来专利代理" w:date="2021-09-03T17:45:00Z">
                            <w:rPr>
                              <w:rFonts w:ascii="Cambria Math" w:hAnsi="Cambria Math"/>
                            </w:rPr>
                            <m:t>U</m:t>
                          </w:ins>
                        </m:r>
                      </m:e>
                    </m:acc>
                  </m:e>
                  <m:sub>
                    <m:r>
                      <w:ins w:id="402" w:author="智绘未来专利代理" w:date="2021-09-03T17:45:00Z">
                        <m:rPr>
                          <m:sty m:val="p"/>
                        </m:rPr>
                        <w:rPr>
                          <w:rFonts w:ascii="Cambria Math" w:hAnsi="Cambria Math"/>
                        </w:rPr>
                        <m:t>1</m:t>
                      </w:ins>
                    </m:r>
                  </m:sub>
                </m:sSub>
                <m:sSub>
                  <m:sSubPr>
                    <m:ctrlPr>
                      <w:ins w:id="403" w:author="智绘未来专利代理" w:date="2021-09-03T17:45:00Z">
                        <w:rPr>
                          <w:rFonts w:ascii="Cambria Math" w:hAnsi="Cambria Math"/>
                          <w:iCs/>
                        </w:rPr>
                      </w:ins>
                    </m:ctrlPr>
                  </m:sSubPr>
                  <m:e>
                    <m:r>
                      <w:ins w:id="404" w:author="智绘未来专利代理" w:date="2021-09-03T17:45:00Z">
                        <w:rPr>
                          <w:rFonts w:ascii="Cambria Math" w:hAnsi="Cambria Math"/>
                        </w:rPr>
                        <m:t>T</m:t>
                      </w:ins>
                    </m:r>
                  </m:e>
                  <m:sub>
                    <m:r>
                      <w:ins w:id="405" w:author="智绘未来专利代理" w:date="2021-09-03T17:45:00Z">
                        <w:rPr>
                          <w:rFonts w:ascii="Cambria Math" w:hAnsi="Cambria Math"/>
                        </w:rPr>
                        <m:t>N</m:t>
                      </w:ins>
                    </m:r>
                  </m:sub>
                </m:sSub>
                <m:r>
                  <w:ins w:id="406" w:author="智绘未来专利代理" w:date="2021-09-03T17:45:00Z">
                    <m:rPr>
                      <m:sty m:val="p"/>
                    </m:rPr>
                    <w:rPr>
                      <w:rFonts w:ascii="Cambria Math" w:hAnsi="Cambria Math"/>
                    </w:rPr>
                    <m:t>[1] =</m:t>
                  </w:ins>
                </m:r>
                <m:sSub>
                  <m:sSubPr>
                    <m:ctrlPr>
                      <w:ins w:id="407" w:author="智绘未来专利代理" w:date="2021-09-03T17:45:00Z">
                        <w:rPr>
                          <w:rFonts w:ascii="Cambria Math" w:hAnsi="Cambria Math"/>
                          <w:iCs/>
                        </w:rPr>
                      </w:ins>
                    </m:ctrlPr>
                  </m:sSubPr>
                  <m:e>
                    <m:acc>
                      <m:accPr>
                        <m:chr m:val="̇"/>
                        <m:ctrlPr>
                          <w:ins w:id="408" w:author="智绘未来专利代理" w:date="2021-09-03T17:45:00Z">
                            <w:rPr>
                              <w:rFonts w:ascii="Cambria Math" w:hAnsi="Cambria Math"/>
                              <w:iCs/>
                            </w:rPr>
                          </w:ins>
                        </m:ctrlPr>
                      </m:accPr>
                      <m:e>
                        <m:r>
                          <w:ins w:id="409" w:author="智绘未来专利代理" w:date="2021-09-03T17:45:00Z">
                            <w:rPr>
                              <w:rFonts w:ascii="Cambria Math" w:hAnsi="Cambria Math"/>
                            </w:rPr>
                            <m:t>U</m:t>
                          </w:ins>
                        </m:r>
                      </m:e>
                    </m:acc>
                  </m:e>
                  <m:sub>
                    <m:r>
                      <w:ins w:id="410" w:author="智绘未来专利代理" w:date="2021-09-03T17:45:00Z">
                        <m:rPr>
                          <m:sty m:val="p"/>
                        </m:rPr>
                        <w:rPr>
                          <w:rFonts w:ascii="Cambria Math" w:hAnsi="Cambria Math"/>
                        </w:rPr>
                        <m:t>1</m:t>
                      </w:ins>
                    </m:r>
                  </m:sub>
                </m:sSub>
                <m:sSub>
                  <m:sSubPr>
                    <m:ctrlPr>
                      <w:ins w:id="411" w:author="智绘未来专利代理" w:date="2021-09-03T17:45:00Z">
                        <w:rPr>
                          <w:rFonts w:ascii="Cambria Math" w:hAnsi="Cambria Math"/>
                          <w:iCs/>
                        </w:rPr>
                      </w:ins>
                    </m:ctrlPr>
                  </m:sSubPr>
                  <m:e>
                    <m:r>
                      <w:ins w:id="412" w:author="智绘未来专利代理" w:date="2021-09-03T17:45:00Z">
                        <w:rPr>
                          <w:rFonts w:ascii="Cambria Math" w:hAnsi="Cambria Math"/>
                        </w:rPr>
                        <m:t>L</m:t>
                      </w:ins>
                    </m:r>
                  </m:e>
                  <m:sub>
                    <m:r>
                      <w:ins w:id="413" w:author="智绘未来专利代理" w:date="2021-09-03T17:45:00Z">
                        <w:rPr>
                          <w:rFonts w:ascii="Cambria Math" w:hAnsi="Cambria Math"/>
                        </w:rPr>
                        <m:t>N</m:t>
                      </w:ins>
                    </m:r>
                    <m:r>
                      <w:ins w:id="414" w:author="智绘未来专利代理" w:date="2021-09-03T17:45:00Z">
                        <m:rPr>
                          <m:sty m:val="p"/>
                        </m:rPr>
                        <w:rPr>
                          <w:rFonts w:ascii="Cambria Math" w:hAnsi="Cambria Math"/>
                        </w:rPr>
                        <m:t>+1</m:t>
                      </w:ins>
                    </m:r>
                  </m:sub>
                </m:sSub>
                <m:r>
                  <w:ins w:id="415" w:author="智绘未来专利代理" w:date="2021-09-03T17:45:00Z">
                    <m:rPr>
                      <m:sty m:val="p"/>
                    </m:rPr>
                    <w:rPr>
                      <w:rFonts w:ascii="Cambria Math" w:hAnsi="Cambria Math"/>
                    </w:rPr>
                    <m:t>-</m:t>
                  </w:ins>
                </m:r>
                <m:sSub>
                  <m:sSubPr>
                    <m:ctrlPr>
                      <w:ins w:id="416" w:author="智绘未来专利代理" w:date="2021-09-03T17:45:00Z">
                        <w:rPr>
                          <w:rFonts w:ascii="Cambria Math" w:hAnsi="Cambria Math"/>
                          <w:iCs/>
                        </w:rPr>
                      </w:ins>
                    </m:ctrlPr>
                  </m:sSubPr>
                  <m:e>
                    <m:r>
                      <w:ins w:id="417" w:author="智绘未来专利代理" w:date="2021-09-03T17:45:00Z">
                        <w:rPr>
                          <w:rFonts w:ascii="Cambria Math" w:hAnsi="Cambria Math"/>
                        </w:rPr>
                        <m:t>Z</m:t>
                      </w:ins>
                    </m:r>
                  </m:e>
                  <m:sub>
                    <m:r>
                      <w:ins w:id="418" w:author="智绘未来专利代理" w:date="2021-09-03T17:45:00Z">
                        <m:rPr>
                          <m:sty m:val="p"/>
                        </m:rPr>
                        <w:rPr>
                          <w:rFonts w:ascii="Cambria Math" w:hAnsi="Cambria Math"/>
                        </w:rPr>
                        <m:t>1</m:t>
                      </w:ins>
                    </m:r>
                  </m:sub>
                </m:sSub>
                <m:r>
                  <w:ins w:id="419" w:author="智绘未来专利代理" w:date="2021-09-03T17:45:00Z">
                    <m:rPr>
                      <m:sty m:val="p"/>
                    </m:rPr>
                    <w:rPr>
                      <w:rFonts w:ascii="Cambria Math" w:hAnsi="Cambria Math"/>
                    </w:rPr>
                    <m:t>*</m:t>
                  </w:ins>
                </m:r>
                <m:sSub>
                  <m:sSubPr>
                    <m:ctrlPr>
                      <w:ins w:id="420" w:author="智绘未来专利代理" w:date="2021-09-03T17:45:00Z">
                        <w:rPr>
                          <w:rFonts w:ascii="Cambria Math" w:hAnsi="Cambria Math"/>
                          <w:iCs/>
                        </w:rPr>
                      </w:ins>
                    </m:ctrlPr>
                  </m:sSubPr>
                  <m:e>
                    <m:r>
                      <w:ins w:id="421" w:author="智绘未来专利代理" w:date="2021-09-03T17:45:00Z">
                        <w:rPr>
                          <w:rFonts w:ascii="Cambria Math" w:hAnsi="Cambria Math"/>
                        </w:rPr>
                        <m:t>LenL</m:t>
                      </w:ins>
                    </m:r>
                  </m:e>
                  <m:sub>
                    <m:r>
                      <w:ins w:id="422" w:author="智绘未来专利代理" w:date="2021-09-03T17:45:00Z">
                        <w:rPr>
                          <w:rFonts w:ascii="Cambria Math" w:hAnsi="Cambria Math"/>
                        </w:rPr>
                        <m:t>N</m:t>
                      </w:ins>
                    </m:r>
                    <m:r>
                      <w:ins w:id="423" w:author="智绘未来专利代理" w:date="2021-09-03T17:45:00Z">
                        <m:rPr>
                          <m:sty m:val="p"/>
                        </m:rPr>
                        <w:rPr>
                          <w:rFonts w:ascii="Cambria Math" w:hAnsi="Cambria Math"/>
                        </w:rPr>
                        <m:t>+1</m:t>
                      </w:ins>
                    </m:r>
                  </m:sub>
                </m:sSub>
                <m:r>
                  <w:ins w:id="424" w:author="智绘未来专利代理" w:date="2021-09-03T17:45:00Z">
                    <m:rPr>
                      <m:sty m:val="p"/>
                    </m:rPr>
                    <w:rPr>
                      <w:rFonts w:ascii="Cambria Math" w:hAnsi="Cambria Math"/>
                    </w:rPr>
                    <m:t>*</m:t>
                  </w:ins>
                </m:r>
                <m:sSub>
                  <m:sSubPr>
                    <m:ctrlPr>
                      <w:ins w:id="425" w:author="智绘未来专利代理" w:date="2021-09-03T17:45:00Z">
                        <w:rPr>
                          <w:rFonts w:ascii="Cambria Math" w:hAnsi="Cambria Math"/>
                          <w:iCs/>
                        </w:rPr>
                      </w:ins>
                    </m:ctrlPr>
                  </m:sSubPr>
                  <m:e>
                    <m:acc>
                      <m:accPr>
                        <m:chr m:val="̇"/>
                        <m:ctrlPr>
                          <w:ins w:id="426" w:author="智绘未来专利代理" w:date="2021-09-03T17:45:00Z">
                            <w:rPr>
                              <w:rFonts w:ascii="Cambria Math" w:hAnsi="Cambria Math"/>
                              <w:iCs/>
                            </w:rPr>
                          </w:ins>
                        </m:ctrlPr>
                      </m:accPr>
                      <m:e>
                        <m:r>
                          <w:ins w:id="427" w:author="智绘未来专利代理" w:date="2021-09-03T17:45:00Z">
                            <w:rPr>
                              <w:rFonts w:ascii="Cambria Math" w:hAnsi="Cambria Math"/>
                            </w:rPr>
                            <m:t>I</m:t>
                          </w:ins>
                        </m:r>
                      </m:e>
                    </m:acc>
                  </m:e>
                  <m:sub>
                    <m:r>
                      <w:ins w:id="428" w:author="智绘未来专利代理" w:date="2021-09-03T17:45:00Z">
                        <m:rPr>
                          <m:sty m:val="p"/>
                        </m:rPr>
                        <w:rPr>
                          <w:rFonts w:ascii="Cambria Math" w:hAnsi="Cambria Math"/>
                        </w:rPr>
                        <m:t>1</m:t>
                      </w:ins>
                    </m:r>
                  </m:sub>
                </m:sSub>
                <m:sSub>
                  <m:sSubPr>
                    <m:ctrlPr>
                      <w:ins w:id="429" w:author="智绘未来专利代理" w:date="2021-09-03T17:45:00Z">
                        <w:rPr>
                          <w:rFonts w:ascii="Cambria Math" w:hAnsi="Cambria Math"/>
                          <w:iCs/>
                        </w:rPr>
                      </w:ins>
                    </m:ctrlPr>
                  </m:sSubPr>
                  <m:e>
                    <m:r>
                      <w:ins w:id="430" w:author="智绘未来专利代理" w:date="2021-09-03T17:45:00Z">
                        <w:rPr>
                          <w:rFonts w:ascii="Cambria Math" w:hAnsi="Cambria Math"/>
                        </w:rPr>
                        <m:t>L</m:t>
                      </w:ins>
                    </m:r>
                  </m:e>
                  <m:sub>
                    <m:r>
                      <w:ins w:id="431" w:author="智绘未来专利代理" w:date="2021-09-03T17:45:00Z">
                        <w:rPr>
                          <w:rFonts w:ascii="Cambria Math" w:hAnsi="Cambria Math"/>
                        </w:rPr>
                        <m:t>N</m:t>
                      </w:ins>
                    </m:r>
                    <m:r>
                      <w:ins w:id="432" w:author="智绘未来专利代理" w:date="2021-09-03T17:45:00Z">
                        <m:rPr>
                          <m:sty m:val="p"/>
                        </m:rPr>
                        <w:rPr>
                          <w:rFonts w:ascii="Cambria Math" w:hAnsi="Cambria Math"/>
                        </w:rPr>
                        <m:t>+1</m:t>
                      </w:ins>
                    </m:r>
                  </m:sub>
                </m:sSub>
              </m:e>
              <m:e>
                <m:sSub>
                  <m:sSubPr>
                    <m:ctrlPr>
                      <w:ins w:id="433" w:author="智绘未来专利代理" w:date="2021-09-03T17:45:00Z">
                        <w:rPr>
                          <w:rFonts w:ascii="Cambria Math" w:hAnsi="Cambria Math"/>
                          <w:iCs/>
                        </w:rPr>
                      </w:ins>
                    </m:ctrlPr>
                  </m:sSubPr>
                  <m:e>
                    <m:acc>
                      <m:accPr>
                        <m:chr m:val="̇"/>
                        <m:ctrlPr>
                          <w:ins w:id="434" w:author="智绘未来专利代理" w:date="2021-09-03T17:45:00Z">
                            <w:rPr>
                              <w:rFonts w:ascii="Cambria Math" w:hAnsi="Cambria Math"/>
                              <w:iCs/>
                            </w:rPr>
                          </w:ins>
                        </m:ctrlPr>
                      </m:accPr>
                      <m:e>
                        <m:r>
                          <w:ins w:id="435" w:author="智绘未来专利代理" w:date="2021-09-03T17:45:00Z">
                            <w:rPr>
                              <w:rFonts w:ascii="Cambria Math" w:hAnsi="Cambria Math"/>
                            </w:rPr>
                            <m:t>U</m:t>
                          </w:ins>
                        </m:r>
                      </m:e>
                    </m:acc>
                  </m:e>
                  <m:sub>
                    <m:r>
                      <w:ins w:id="436" w:author="智绘未来专利代理" w:date="2021-09-03T17:45:00Z">
                        <m:rPr>
                          <m:sty m:val="p"/>
                        </m:rPr>
                        <w:rPr>
                          <w:rFonts w:ascii="Cambria Math" w:hAnsi="Cambria Math"/>
                        </w:rPr>
                        <m:t>1</m:t>
                      </w:ins>
                    </m:r>
                  </m:sub>
                </m:sSub>
                <m:sSub>
                  <m:sSubPr>
                    <m:ctrlPr>
                      <w:ins w:id="437" w:author="智绘未来专利代理" w:date="2021-09-03T17:45:00Z">
                        <w:rPr>
                          <w:rFonts w:ascii="Cambria Math" w:hAnsi="Cambria Math"/>
                          <w:iCs/>
                        </w:rPr>
                      </w:ins>
                    </m:ctrlPr>
                  </m:sSubPr>
                  <m:e>
                    <m:r>
                      <w:ins w:id="438" w:author="智绘未来专利代理" w:date="2021-09-03T17:45:00Z">
                        <w:rPr>
                          <w:rFonts w:ascii="Cambria Math" w:hAnsi="Cambria Math"/>
                        </w:rPr>
                        <m:t>T</m:t>
                      </w:ins>
                    </m:r>
                  </m:e>
                  <m:sub>
                    <m:r>
                      <w:ins w:id="439" w:author="智绘未来专利代理" w:date="2021-09-03T17:45:00Z">
                        <w:rPr>
                          <w:rFonts w:ascii="Cambria Math" w:hAnsi="Cambria Math"/>
                        </w:rPr>
                        <m:t>N</m:t>
                      </w:ins>
                    </m:r>
                  </m:sub>
                </m:sSub>
                <m:r>
                  <w:ins w:id="440" w:author="智绘未来专利代理" w:date="2021-09-03T17:45:00Z">
                    <m:rPr>
                      <m:sty m:val="p"/>
                    </m:rPr>
                    <w:rPr>
                      <w:rFonts w:ascii="Cambria Math" w:hAnsi="Cambria Math"/>
                    </w:rPr>
                    <m:t>[2] =</m:t>
                  </w:ins>
                </m:r>
                <m:sSub>
                  <m:sSubPr>
                    <m:ctrlPr>
                      <w:ins w:id="441" w:author="智绘未来专利代理" w:date="2021-09-03T17:45:00Z">
                        <w:rPr>
                          <w:rFonts w:ascii="Cambria Math" w:hAnsi="Cambria Math"/>
                          <w:iCs/>
                        </w:rPr>
                      </w:ins>
                    </m:ctrlPr>
                  </m:sSubPr>
                  <m:e>
                    <m:acc>
                      <m:accPr>
                        <m:chr m:val="̇"/>
                        <m:ctrlPr>
                          <w:ins w:id="442" w:author="智绘未来专利代理" w:date="2021-09-03T17:45:00Z">
                            <w:rPr>
                              <w:rFonts w:ascii="Cambria Math" w:hAnsi="Cambria Math"/>
                              <w:iCs/>
                            </w:rPr>
                          </w:ins>
                        </m:ctrlPr>
                      </m:accPr>
                      <m:e>
                        <m:r>
                          <w:ins w:id="443" w:author="智绘未来专利代理" w:date="2021-09-03T17:45:00Z">
                            <w:rPr>
                              <w:rFonts w:ascii="Cambria Math" w:hAnsi="Cambria Math"/>
                            </w:rPr>
                            <m:t>U</m:t>
                          </w:ins>
                        </m:r>
                      </m:e>
                    </m:acc>
                  </m:e>
                  <m:sub>
                    <m:r>
                      <w:ins w:id="444" w:author="智绘未来专利代理" w:date="2021-09-03T17:45:00Z">
                        <m:rPr>
                          <m:sty m:val="p"/>
                        </m:rPr>
                        <w:rPr>
                          <w:rFonts w:ascii="Cambria Math" w:hAnsi="Cambria Math"/>
                        </w:rPr>
                        <m:t>1</m:t>
                      </w:ins>
                    </m:r>
                  </m:sub>
                </m:sSub>
                <m:sSub>
                  <m:sSubPr>
                    <m:ctrlPr>
                      <w:ins w:id="445" w:author="智绘未来专利代理" w:date="2021-09-03T17:45:00Z">
                        <w:rPr>
                          <w:rFonts w:ascii="Cambria Math" w:hAnsi="Cambria Math"/>
                          <w:iCs/>
                        </w:rPr>
                      </w:ins>
                    </m:ctrlPr>
                  </m:sSubPr>
                  <m:e>
                    <m:r>
                      <w:ins w:id="446" w:author="智绘未来专利代理" w:date="2021-09-03T17:45:00Z">
                        <w:rPr>
                          <w:rFonts w:ascii="Cambria Math" w:hAnsi="Cambria Math"/>
                        </w:rPr>
                        <m:t>L</m:t>
                      </w:ins>
                    </m:r>
                  </m:e>
                  <m:sub>
                    <m:r>
                      <w:ins w:id="447" w:author="智绘未来专利代理" w:date="2021-09-03T17:45:00Z">
                        <w:rPr>
                          <w:rFonts w:ascii="Cambria Math" w:hAnsi="Cambria Math"/>
                        </w:rPr>
                        <m:t>N</m:t>
                      </w:ins>
                    </m:r>
                    <m:r>
                      <w:ins w:id="448" w:author="智绘未来专利代理" w:date="2021-09-03T17:45:00Z">
                        <m:rPr>
                          <m:sty m:val="p"/>
                        </m:rPr>
                        <w:rPr>
                          <w:rFonts w:ascii="Cambria Math" w:hAnsi="Cambria Math"/>
                        </w:rPr>
                        <m:t>+2</m:t>
                      </w:ins>
                    </m:r>
                  </m:sub>
                </m:sSub>
                <m:r>
                  <w:ins w:id="449" w:author="智绘未来专利代理" w:date="2021-09-03T17:45:00Z">
                    <m:rPr>
                      <m:sty m:val="p"/>
                    </m:rPr>
                    <w:rPr>
                      <w:rFonts w:ascii="Cambria Math" w:hAnsi="Cambria Math"/>
                    </w:rPr>
                    <m:t>-</m:t>
                  </w:ins>
                </m:r>
                <m:sSub>
                  <m:sSubPr>
                    <m:ctrlPr>
                      <w:ins w:id="450" w:author="智绘未来专利代理" w:date="2021-09-03T17:45:00Z">
                        <w:rPr>
                          <w:rFonts w:ascii="Cambria Math" w:hAnsi="Cambria Math"/>
                          <w:iCs/>
                        </w:rPr>
                      </w:ins>
                    </m:ctrlPr>
                  </m:sSubPr>
                  <m:e>
                    <m:r>
                      <w:ins w:id="451" w:author="智绘未来专利代理" w:date="2021-09-03T17:45:00Z">
                        <w:rPr>
                          <w:rFonts w:ascii="Cambria Math" w:hAnsi="Cambria Math"/>
                        </w:rPr>
                        <m:t>Z</m:t>
                      </w:ins>
                    </m:r>
                  </m:e>
                  <m:sub>
                    <m:r>
                      <w:ins w:id="452" w:author="智绘未来专利代理" w:date="2021-09-03T17:45:00Z">
                        <m:rPr>
                          <m:sty m:val="p"/>
                        </m:rPr>
                        <w:rPr>
                          <w:rFonts w:ascii="Cambria Math" w:hAnsi="Cambria Math"/>
                        </w:rPr>
                        <m:t>1</m:t>
                      </w:ins>
                    </m:r>
                  </m:sub>
                </m:sSub>
                <m:r>
                  <w:ins w:id="453" w:author="智绘未来专利代理" w:date="2021-09-03T17:45:00Z">
                    <m:rPr>
                      <m:sty m:val="p"/>
                    </m:rPr>
                    <w:rPr>
                      <w:rFonts w:ascii="Cambria Math" w:hAnsi="Cambria Math"/>
                    </w:rPr>
                    <m:t>*</m:t>
                  </w:ins>
                </m:r>
                <m:sSub>
                  <m:sSubPr>
                    <m:ctrlPr>
                      <w:ins w:id="454" w:author="智绘未来专利代理" w:date="2021-09-03T17:45:00Z">
                        <w:rPr>
                          <w:rFonts w:ascii="Cambria Math" w:hAnsi="Cambria Math"/>
                          <w:iCs/>
                        </w:rPr>
                      </w:ins>
                    </m:ctrlPr>
                  </m:sSubPr>
                  <m:e>
                    <m:r>
                      <w:ins w:id="455" w:author="智绘未来专利代理" w:date="2021-09-03T17:45:00Z">
                        <w:rPr>
                          <w:rFonts w:ascii="Cambria Math" w:hAnsi="Cambria Math"/>
                        </w:rPr>
                        <m:t>LenL</m:t>
                      </w:ins>
                    </m:r>
                  </m:e>
                  <m:sub>
                    <m:r>
                      <w:ins w:id="456" w:author="智绘未来专利代理" w:date="2021-09-03T17:45:00Z">
                        <w:rPr>
                          <w:rFonts w:ascii="Cambria Math" w:hAnsi="Cambria Math"/>
                        </w:rPr>
                        <m:t>N</m:t>
                      </w:ins>
                    </m:r>
                    <m:r>
                      <w:ins w:id="457" w:author="智绘未来专利代理" w:date="2021-09-03T17:45:00Z">
                        <m:rPr>
                          <m:sty m:val="p"/>
                        </m:rPr>
                        <w:rPr>
                          <w:rFonts w:ascii="Cambria Math" w:hAnsi="Cambria Math"/>
                        </w:rPr>
                        <m:t>+2</m:t>
                      </w:ins>
                    </m:r>
                  </m:sub>
                </m:sSub>
                <m:r>
                  <w:ins w:id="458" w:author="智绘未来专利代理" w:date="2021-09-03T17:45:00Z">
                    <m:rPr>
                      <m:sty m:val="p"/>
                    </m:rPr>
                    <w:rPr>
                      <w:rFonts w:ascii="Cambria Math" w:hAnsi="Cambria Math"/>
                    </w:rPr>
                    <m:t>*</m:t>
                  </w:ins>
                </m:r>
                <m:sSub>
                  <m:sSubPr>
                    <m:ctrlPr>
                      <w:ins w:id="459" w:author="智绘未来专利代理" w:date="2021-09-03T17:45:00Z">
                        <w:rPr>
                          <w:rFonts w:ascii="Cambria Math" w:hAnsi="Cambria Math"/>
                          <w:iCs/>
                        </w:rPr>
                      </w:ins>
                    </m:ctrlPr>
                  </m:sSubPr>
                  <m:e>
                    <m:acc>
                      <m:accPr>
                        <m:chr m:val="̇"/>
                        <m:ctrlPr>
                          <w:ins w:id="460" w:author="智绘未来专利代理" w:date="2021-09-03T17:45:00Z">
                            <w:rPr>
                              <w:rFonts w:ascii="Cambria Math" w:hAnsi="Cambria Math"/>
                              <w:iCs/>
                            </w:rPr>
                          </w:ins>
                        </m:ctrlPr>
                      </m:accPr>
                      <m:e>
                        <m:r>
                          <w:ins w:id="461" w:author="智绘未来专利代理" w:date="2021-09-03T17:45:00Z">
                            <w:rPr>
                              <w:rFonts w:ascii="Cambria Math" w:hAnsi="Cambria Math"/>
                            </w:rPr>
                            <m:t>I</m:t>
                          </w:ins>
                        </m:r>
                      </m:e>
                    </m:acc>
                  </m:e>
                  <m:sub>
                    <m:r>
                      <w:ins w:id="462" w:author="智绘未来专利代理" w:date="2021-09-03T17:45:00Z">
                        <m:rPr>
                          <m:sty m:val="p"/>
                        </m:rPr>
                        <w:rPr>
                          <w:rFonts w:ascii="Cambria Math" w:hAnsi="Cambria Math"/>
                        </w:rPr>
                        <m:t>1</m:t>
                      </w:ins>
                    </m:r>
                  </m:sub>
                </m:sSub>
                <m:sSub>
                  <m:sSubPr>
                    <m:ctrlPr>
                      <w:ins w:id="463" w:author="智绘未来专利代理" w:date="2021-09-03T17:45:00Z">
                        <w:rPr>
                          <w:rFonts w:ascii="Cambria Math" w:hAnsi="Cambria Math"/>
                          <w:iCs/>
                        </w:rPr>
                      </w:ins>
                    </m:ctrlPr>
                  </m:sSubPr>
                  <m:e>
                    <m:r>
                      <w:ins w:id="464" w:author="智绘未来专利代理" w:date="2021-09-03T17:45:00Z">
                        <w:rPr>
                          <w:rFonts w:ascii="Cambria Math" w:hAnsi="Cambria Math"/>
                        </w:rPr>
                        <m:t>L</m:t>
                      </w:ins>
                    </m:r>
                  </m:e>
                  <m:sub>
                    <m:r>
                      <w:ins w:id="465" w:author="智绘未来专利代理" w:date="2021-09-03T17:45:00Z">
                        <w:rPr>
                          <w:rFonts w:ascii="Cambria Math" w:hAnsi="Cambria Math"/>
                        </w:rPr>
                        <m:t>N</m:t>
                      </w:ins>
                    </m:r>
                    <m:r>
                      <w:ins w:id="466" w:author="智绘未来专利代理" w:date="2021-09-03T17:45:00Z">
                        <m:rPr>
                          <m:sty m:val="p"/>
                        </m:rPr>
                        <w:rPr>
                          <w:rFonts w:ascii="Cambria Math" w:hAnsi="Cambria Math"/>
                        </w:rPr>
                        <m:t>+2</m:t>
                      </w:ins>
                    </m:r>
                  </m:sub>
                </m:sSub>
              </m:e>
            </m:eqArr>
          </m:e>
        </m:d>
      </m:oMath>
    </w:p>
    <w:p w14:paraId="6723F516" w14:textId="1A5E0E4F" w:rsidR="00CE7C16" w:rsidRPr="009B1CC0" w:rsidRDefault="00CE7C16" w:rsidP="009B1CC0">
      <w:pPr>
        <w:pStyle w:val="00"/>
        <w:ind w:firstLine="480"/>
      </w:pPr>
      <w:ins w:id="467" w:author="智绘未来专利代理" w:date="2021-09-03T17:45:00Z">
        <w:r w:rsidRPr="00E655FB">
          <w:rPr>
            <w:rFonts w:hint="eastAsia"/>
          </w:rPr>
          <w:t>以如下公式</w:t>
        </w:r>
      </w:ins>
      <w:r w:rsidRPr="009B1CC0">
        <w:rPr>
          <w:rFonts w:hint="eastAsia"/>
        </w:rPr>
        <w:t>计算得到</w:t>
      </w:r>
      <w:ins w:id="468" w:author="智绘未来专利代理" w:date="2021-09-03T17:45:00Z">
        <w:r w:rsidRPr="00E655FB">
          <w:t>节点</w:t>
        </w:r>
      </w:ins>
      <m:oMath>
        <m:sSub>
          <m:sSubPr>
            <m:ctrlPr>
              <w:ins w:id="469" w:author="智绘未来专利代理" w:date="2021-09-03T17:45:00Z">
                <w:rPr>
                  <w:rFonts w:ascii="Cambria Math" w:hAnsi="Cambria Math"/>
                  <w:i/>
                </w:rPr>
              </w:ins>
            </m:ctrlPr>
          </m:sSubPr>
          <m:e>
            <m:r>
              <w:ins w:id="470" w:author="智绘未来专利代理" w:date="2021-09-03T17:45:00Z">
                <w:rPr>
                  <w:rFonts w:ascii="Cambria Math" w:hAnsi="Cambria Math"/>
                </w:rPr>
                <m:t>T</m:t>
              </w:ins>
            </m:r>
          </m:e>
          <m:sub>
            <m:r>
              <w:ins w:id="471" w:author="智绘未来专利代理" w:date="2021-09-03T17:45:00Z">
                <w:rPr>
                  <w:rFonts w:ascii="Cambria Math" w:hAnsi="Cambria Math"/>
                </w:rPr>
                <m:t>1</m:t>
              </w:ins>
            </m:r>
          </m:sub>
        </m:sSub>
      </m:oMath>
      <w:ins w:id="472" w:author="智绘未来专利代理" w:date="2021-09-03T17:45:00Z">
        <w:r w:rsidRPr="00E655FB">
          <w:rPr>
            <w:rFonts w:hint="eastAsia"/>
          </w:rPr>
          <w:t>的</w:t>
        </w:r>
      </w:ins>
      <w:r w:rsidRPr="009B1CC0">
        <w:t>2</w:t>
      </w:r>
      <w:r w:rsidRPr="009B1CC0">
        <w:t>个负序电压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del w:id="473" w:author="智绘未来专利代理" w:date="2021-09-03T17:45:00Z">
                <w:rPr>
                  <w:rFonts w:ascii="Cambria Math" w:hAnsi="Cambria Math" w:cs="Times New Roman"/>
                  <w:iCs/>
                  <w:color w:val="000000" w:themeColor="text1"/>
                  <w:szCs w:val="24"/>
                </w:rPr>
              </w:del>
            </m:ctrlPr>
          </m:sSubPr>
          <m:e>
            <m:r>
              <w:del w:id="474" w:author="智绘未来专利代理" w:date="2021-09-03T17:45:00Z">
                <m:rPr>
                  <m:sty m:val="p"/>
                </m:rPr>
                <w:rPr>
                  <w:rFonts w:ascii="Cambria Math" w:hAnsi="Cambria Math" w:cs="Times New Roman"/>
                  <w:color w:val="000000" w:themeColor="text1"/>
                  <w:szCs w:val="24"/>
                </w:rPr>
                <m:t>T</m:t>
              </w:del>
            </m:r>
          </m:e>
          <m:sub>
            <m:r>
              <w:del w:id="475" w:author="智绘未来专利代理" w:date="2021-09-03T17:45:00Z">
                <m:rPr>
                  <m:sty m:val="p"/>
                </m:rPr>
                <w:rPr>
                  <w:rFonts w:ascii="Cambria Math" w:hAnsi="Cambria Math" w:cs="Times New Roman"/>
                  <w:color w:val="000000" w:themeColor="text1"/>
                  <w:szCs w:val="24"/>
                  <w:vertAlign w:val="subscript"/>
                </w:rPr>
                <m:t>1</m:t>
              </w:del>
            </m:r>
          </m:sub>
        </m:sSub>
        <m:sSub>
          <m:sSubPr>
            <m:ctrlPr>
              <w:ins w:id="476" w:author="智绘未来专利代理" w:date="2021-09-03T17:45:00Z">
                <w:rPr>
                  <w:rFonts w:ascii="Cambria Math" w:hAnsi="Cambria Math"/>
                  <w:iCs/>
                </w:rPr>
              </w:ins>
            </m:ctrlPr>
          </m:sSubPr>
          <m:e>
            <m:r>
              <w:ins w:id="477" w:author="智绘未来专利代理" w:date="2021-09-03T17:45:00Z">
                <w:rPr>
                  <w:rFonts w:ascii="Cambria Math" w:hAnsi="Cambria Math"/>
                </w:rPr>
                <m:t>T</m:t>
              </w:ins>
            </m:r>
          </m:e>
          <m:sub>
            <m:r>
              <w:ins w:id="478" w:author="智绘未来专利代理" w:date="2021-09-03T17:45:00Z">
                <m:rPr>
                  <m:sty m:val="p"/>
                </m:rPr>
                <w:rPr>
                  <w:rFonts w:ascii="Cambria Math" w:hAnsi="Cambria Math"/>
                </w:rPr>
                <m:t>1</m:t>
              </w:ins>
            </m:r>
          </m:sub>
        </m:sSub>
        <m:r>
          <m:rPr>
            <m:sty m:val="p"/>
          </m:rPr>
          <w:rPr>
            <w:rFonts w:ascii="Cambria Math" w:hAnsi="Cambria Math"/>
          </w:rPr>
          <m:t>[0]</m:t>
        </m:r>
      </m:oMath>
      <w:r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del w:id="479" w:author="智绘未来专利代理" w:date="2021-09-03T17:45:00Z">
                <w:rPr>
                  <w:rFonts w:ascii="Cambria Math" w:hAnsi="Cambria Math" w:cs="Times New Roman"/>
                  <w:iCs/>
                  <w:color w:val="000000" w:themeColor="text1"/>
                  <w:szCs w:val="24"/>
                </w:rPr>
              </w:del>
            </m:ctrlPr>
          </m:sSubPr>
          <m:e>
            <m:r>
              <w:del w:id="480" w:author="智绘未来专利代理" w:date="2021-09-03T17:45:00Z">
                <m:rPr>
                  <m:sty m:val="p"/>
                </m:rPr>
                <w:rPr>
                  <w:rFonts w:ascii="Cambria Math" w:hAnsi="Cambria Math" w:cs="Times New Roman"/>
                  <w:color w:val="000000" w:themeColor="text1"/>
                  <w:szCs w:val="24"/>
                </w:rPr>
                <m:t>T</m:t>
              </w:del>
            </m:r>
          </m:e>
          <m:sub>
            <m:r>
              <w:del w:id="481" w:author="智绘未来专利代理" w:date="2021-09-03T17:45:00Z">
                <m:rPr>
                  <m:sty m:val="p"/>
                </m:rPr>
                <w:rPr>
                  <w:rFonts w:ascii="Cambria Math" w:hAnsi="Cambria Math" w:cs="Times New Roman"/>
                  <w:color w:val="000000" w:themeColor="text1"/>
                  <w:szCs w:val="24"/>
                  <w:vertAlign w:val="subscript"/>
                </w:rPr>
                <m:t>1</m:t>
              </w:del>
            </m:r>
          </m:sub>
        </m:sSub>
        <m:d>
          <m:dPr>
            <m:begChr m:val="["/>
            <m:endChr m:val="]"/>
            <m:ctrlPr>
              <w:del w:id="482" w:author="智绘未来专利代理" w:date="2021-09-03T17:45:00Z">
                <w:rPr>
                  <w:rFonts w:ascii="Cambria Math" w:hAnsi="Cambria Math" w:cs="Times New Roman"/>
                  <w:color w:val="000000" w:themeColor="text1"/>
                  <w:szCs w:val="24"/>
                </w:rPr>
              </w:del>
            </m:ctrlPr>
          </m:dPr>
          <m:e>
            <m:r>
              <w:del w:id="483" w:author="智绘未来专利代理" w:date="2021-09-03T17:45:00Z">
                <m:rPr>
                  <m:sty m:val="p"/>
                </m:rPr>
                <w:rPr>
                  <w:rFonts w:ascii="Cambria Math" w:hAnsi="Cambria Math" w:cs="Times New Roman"/>
                  <w:color w:val="000000" w:themeColor="text1"/>
                  <w:szCs w:val="24"/>
                </w:rPr>
                <m:t>1</m:t>
              </w:del>
            </m:r>
          </m:e>
        </m:d>
      </m:oMath>
      <w:del w:id="484" w:author="智绘未来专利代理" w:date="2021-09-03T17:45:00Z">
        <w:r w:rsidR="0043536A">
          <w:rPr>
            <w:rFonts w:cs="Times New Roman"/>
            <w:color w:val="000000" w:themeColor="text1"/>
            <w:szCs w:val="24"/>
          </w:rPr>
          <w:delText>的方法为：</w:delText>
        </w:r>
      </w:del>
      <m:oMath>
        <m:sSub>
          <m:sSubPr>
            <m:ctrlPr>
              <w:ins w:id="485" w:author="智绘未来专利代理" w:date="2021-09-03T17:45:00Z">
                <w:rPr>
                  <w:rFonts w:ascii="Cambria Math" w:hAnsi="Cambria Math"/>
                  <w:iCs/>
                </w:rPr>
              </w:ins>
            </m:ctrlPr>
          </m:sSubPr>
          <m:e>
            <m:r>
              <w:ins w:id="486" w:author="智绘未来专利代理" w:date="2021-09-03T17:45:00Z">
                <w:rPr>
                  <w:rFonts w:ascii="Cambria Math" w:hAnsi="Cambria Math"/>
                </w:rPr>
                <m:t>T</m:t>
              </w:ins>
            </m:r>
          </m:e>
          <m:sub>
            <m:r>
              <w:ins w:id="487" w:author="智绘未来专利代理" w:date="2021-09-03T17:45:00Z">
                <m:rPr>
                  <m:sty m:val="p"/>
                </m:rPr>
                <w:rPr>
                  <w:rFonts w:ascii="Cambria Math" w:hAnsi="Cambria Math"/>
                </w:rPr>
                <m:t>1</m:t>
              </w:ins>
            </m:r>
          </m:sub>
        </m:sSub>
        <m:d>
          <m:dPr>
            <m:begChr m:val="["/>
            <m:endChr m:val="]"/>
            <m:ctrlPr>
              <w:ins w:id="488" w:author="智绘未来专利代理" w:date="2021-09-03T17:45:00Z">
                <w:rPr>
                  <w:rFonts w:ascii="Cambria Math" w:hAnsi="Cambria Math"/>
                </w:rPr>
              </w:ins>
            </m:ctrlPr>
          </m:dPr>
          <m:e>
            <m:r>
              <w:ins w:id="489" w:author="智绘未来专利代理" w:date="2021-09-03T17:45:00Z">
                <m:rPr>
                  <m:sty m:val="p"/>
                </m:rPr>
                <w:rPr>
                  <w:rFonts w:ascii="Cambria Math" w:hAnsi="Cambria Math"/>
                </w:rPr>
                <m:t>1</m:t>
              </w:ins>
            </m:r>
          </m:e>
        </m:d>
      </m:oMath>
      <w:ins w:id="490" w:author="智绘未来专利代理" w:date="2021-09-03T17:45:00Z">
        <w:r w:rsidRPr="00E655FB">
          <w:rPr>
            <w:rFonts w:hint="eastAsia"/>
          </w:rPr>
          <w:t>，</w:t>
        </w:r>
      </w:ins>
    </w:p>
    <w:p w14:paraId="2557ACFD" w14:textId="77777777" w:rsidR="00190AAD" w:rsidRDefault="0043536A">
      <w:pPr>
        <w:pStyle w:val="af8"/>
        <w:spacing w:line="360" w:lineRule="auto"/>
        <w:ind w:leftChars="208" w:left="850" w:hangingChars="172" w:hanging="413"/>
        <w:rPr>
          <w:del w:id="491"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492" w:author="智绘未来专利代理" w:date="2021-09-03T17:45:00Z">
                  <w:rPr>
                    <w:rFonts w:ascii="Cambria Math" w:eastAsia="宋体" w:hAnsi="Cambria Math" w:cs="Times New Roman"/>
                    <w:iCs/>
                    <w:color w:val="000000" w:themeColor="text1"/>
                    <w:sz w:val="24"/>
                    <w:szCs w:val="24"/>
                  </w:rPr>
                </w:del>
              </m:ctrlPr>
            </m:sSubPr>
            <m:e>
              <m:acc>
                <m:accPr>
                  <m:chr m:val="̇"/>
                  <m:ctrlPr>
                    <w:del w:id="493" w:author="智绘未来专利代理" w:date="2021-09-03T17:45:00Z">
                      <w:rPr>
                        <w:rFonts w:ascii="Cambria Math" w:eastAsia="宋体" w:hAnsi="Cambria Math" w:cs="Times New Roman"/>
                        <w:iCs/>
                        <w:color w:val="000000" w:themeColor="text1"/>
                        <w:sz w:val="24"/>
                        <w:szCs w:val="24"/>
                      </w:rPr>
                    </w:del>
                  </m:ctrlPr>
                </m:accPr>
                <m:e>
                  <m:r>
                    <w:del w:id="494" w:author="智绘未来专利代理" w:date="2021-09-03T17:45:00Z">
                      <w:rPr>
                        <w:rFonts w:ascii="Cambria Math" w:eastAsia="宋体" w:hAnsi="Cambria Math" w:cs="Times New Roman"/>
                        <w:color w:val="000000" w:themeColor="text1"/>
                        <w:sz w:val="24"/>
                        <w:szCs w:val="24"/>
                      </w:rPr>
                      <m:t>U</m:t>
                    </w:del>
                  </m:r>
                </m:e>
              </m:acc>
            </m:e>
            <m:sub>
              <m:r>
                <w:del w:id="495" w:author="智绘未来专利代理" w:date="2021-09-03T17:45:00Z">
                  <m:rPr>
                    <m:sty m:val="p"/>
                  </m:rPr>
                  <w:rPr>
                    <w:rFonts w:ascii="Cambria Math" w:eastAsia="宋体" w:hAnsi="Cambria Math" w:cs="Times New Roman"/>
                    <w:color w:val="000000" w:themeColor="text1"/>
                    <w:sz w:val="24"/>
                    <w:szCs w:val="24"/>
                    <w:vertAlign w:val="subscript"/>
                  </w:rPr>
                  <m:t>2</m:t>
                </w:del>
              </m:r>
            </m:sub>
          </m:sSub>
          <m:sSub>
            <m:sSubPr>
              <m:ctrlPr>
                <w:del w:id="496" w:author="智绘未来专利代理" w:date="2021-09-03T17:45:00Z">
                  <w:rPr>
                    <w:rFonts w:ascii="Cambria Math" w:eastAsia="宋体" w:hAnsi="Cambria Math" w:cs="Times New Roman"/>
                    <w:iCs/>
                    <w:color w:val="000000" w:themeColor="text1"/>
                    <w:sz w:val="24"/>
                    <w:szCs w:val="24"/>
                  </w:rPr>
                </w:del>
              </m:ctrlPr>
            </m:sSubPr>
            <m:e>
              <m:r>
                <w:del w:id="497" w:author="智绘未来专利代理" w:date="2021-09-03T17:45:00Z">
                  <m:rPr>
                    <m:sty m:val="p"/>
                  </m:rPr>
                  <w:rPr>
                    <w:rFonts w:ascii="Cambria Math" w:eastAsia="宋体" w:hAnsi="Cambria Math" w:cs="Times New Roman"/>
                    <w:color w:val="000000" w:themeColor="text1"/>
                    <w:sz w:val="24"/>
                    <w:szCs w:val="24"/>
                  </w:rPr>
                  <m:t>T</m:t>
                </w:del>
              </m:r>
            </m:e>
            <m:sub>
              <m:r>
                <w:del w:id="498"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499" w:author="智绘未来专利代理" w:date="2021-09-03T17:45:00Z">
              <m:rPr>
                <m:sty m:val="p"/>
              </m:rPr>
              <w:rPr>
                <w:rFonts w:ascii="Cambria Math" w:eastAsia="宋体" w:hAnsi="Cambria Math" w:cs="Times New Roman"/>
                <w:color w:val="000000" w:themeColor="text1"/>
                <w:sz w:val="24"/>
                <w:szCs w:val="24"/>
              </w:rPr>
              <m:t>[0]</m:t>
            </w:del>
          </m:r>
          <m:r>
            <w:del w:id="500"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501" w:author="智绘未来专利代理" w:date="2021-09-03T17:45:00Z">
              <m:rPr>
                <m:sty m:val="p"/>
              </m:rPr>
              <w:rPr>
                <w:rFonts w:ascii="Cambria Math" w:eastAsia="宋体" w:hAnsi="Cambria Math" w:cs="Times New Roman"/>
                <w:color w:val="000000" w:themeColor="text1"/>
                <w:sz w:val="24"/>
                <w:szCs w:val="24"/>
              </w:rPr>
              <m:t>=</m:t>
            </w:del>
          </m:r>
          <m:sSub>
            <m:sSubPr>
              <m:ctrlPr>
                <w:del w:id="502" w:author="智绘未来专利代理" w:date="2021-09-03T17:45:00Z">
                  <w:rPr>
                    <w:rFonts w:ascii="Cambria Math" w:eastAsia="宋体" w:hAnsi="Cambria Math" w:cs="Times New Roman"/>
                    <w:iCs/>
                    <w:color w:val="000000" w:themeColor="text1"/>
                    <w:sz w:val="24"/>
                    <w:szCs w:val="24"/>
                  </w:rPr>
                </w:del>
              </m:ctrlPr>
            </m:sSubPr>
            <m:e>
              <m:sSub>
                <m:sSubPr>
                  <m:ctrlPr>
                    <w:del w:id="503" w:author="智绘未来专利代理" w:date="2021-09-03T17:45:00Z">
                      <w:rPr>
                        <w:rFonts w:ascii="Cambria Math" w:eastAsia="宋体" w:hAnsi="Cambria Math" w:cs="Times New Roman"/>
                        <w:iCs/>
                        <w:color w:val="000000" w:themeColor="text1"/>
                        <w:sz w:val="24"/>
                        <w:szCs w:val="24"/>
                      </w:rPr>
                    </w:del>
                  </m:ctrlPr>
                </m:sSubPr>
                <m:e>
                  <m:acc>
                    <m:accPr>
                      <m:chr m:val="̇"/>
                      <m:ctrlPr>
                        <w:del w:id="504" w:author="智绘未来专利代理" w:date="2021-09-03T17:45:00Z">
                          <w:rPr>
                            <w:rFonts w:ascii="Cambria Math" w:eastAsia="宋体" w:hAnsi="Cambria Math" w:cs="Times New Roman"/>
                            <w:iCs/>
                            <w:color w:val="000000" w:themeColor="text1"/>
                            <w:sz w:val="24"/>
                            <w:szCs w:val="24"/>
                          </w:rPr>
                        </w:del>
                      </m:ctrlPr>
                    </m:accPr>
                    <m:e>
                      <m:r>
                        <w:del w:id="505" w:author="智绘未来专利代理" w:date="2021-09-03T17:45:00Z">
                          <w:rPr>
                            <w:rFonts w:ascii="Cambria Math" w:eastAsia="宋体" w:hAnsi="Cambria Math" w:cs="Times New Roman"/>
                            <w:color w:val="000000" w:themeColor="text1"/>
                            <w:sz w:val="24"/>
                            <w:szCs w:val="24"/>
                          </w:rPr>
                          <m:t>U</m:t>
                        </w:del>
                      </m:r>
                    </m:e>
                  </m:acc>
                </m:e>
                <m:sub>
                  <m:r>
                    <w:del w:id="506" w:author="智绘未来专利代理" w:date="2021-09-03T17:45:00Z">
                      <m:rPr>
                        <m:sty m:val="p"/>
                      </m:rPr>
                      <w:rPr>
                        <w:rFonts w:ascii="Cambria Math" w:eastAsia="宋体" w:hAnsi="Cambria Math" w:cs="Times New Roman"/>
                        <w:color w:val="000000" w:themeColor="text1"/>
                        <w:sz w:val="24"/>
                        <w:szCs w:val="24"/>
                        <w:vertAlign w:val="subscript"/>
                      </w:rPr>
                      <m:t>2</m:t>
                    </w:del>
                  </m:r>
                </m:sub>
              </m:sSub>
              <m:r>
                <w:del w:id="507" w:author="智绘未来专利代理" w:date="2021-09-03T17:45:00Z">
                  <m:rPr>
                    <m:sty m:val="p"/>
                  </m:rPr>
                  <w:rPr>
                    <w:rFonts w:ascii="Cambria Math" w:eastAsia="宋体" w:hAnsi="Cambria Math" w:cs="Times New Roman"/>
                    <w:color w:val="000000" w:themeColor="text1"/>
                    <w:sz w:val="24"/>
                    <w:szCs w:val="24"/>
                  </w:rPr>
                  <m:t>L</m:t>
                </w:del>
              </m:r>
            </m:e>
            <m:sub>
              <m:r>
                <w:del w:id="508"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509" w:author="智绘未来专利代理" w:date="2021-09-03T17:45:00Z">
              <m:rPr>
                <m:sty m:val="p"/>
              </m:rPr>
              <w:rPr>
                <w:rFonts w:ascii="Cambria Math" w:eastAsia="宋体" w:hAnsi="Cambria Math" w:cs="Times New Roman"/>
                <w:color w:val="000000" w:themeColor="text1"/>
                <w:sz w:val="24"/>
                <w:szCs w:val="24"/>
              </w:rPr>
              <m:t>-</m:t>
            </w:del>
          </m:r>
          <m:sSub>
            <m:sSubPr>
              <m:ctrlPr>
                <w:del w:id="510" w:author="智绘未来专利代理" w:date="2021-09-03T17:45:00Z">
                  <w:rPr>
                    <w:rFonts w:ascii="Cambria Math" w:eastAsia="宋体" w:hAnsi="Cambria Math" w:cs="Times New Roman"/>
                    <w:iCs/>
                    <w:color w:val="000000" w:themeColor="text1"/>
                    <w:sz w:val="24"/>
                    <w:szCs w:val="24"/>
                  </w:rPr>
                </w:del>
              </m:ctrlPr>
            </m:sSubPr>
            <m:e>
              <m:r>
                <w:del w:id="511" w:author="智绘未来专利代理" w:date="2021-09-03T17:45:00Z">
                  <w:rPr>
                    <w:rFonts w:ascii="Cambria Math" w:eastAsia="宋体" w:hAnsi="Cambria Math" w:cs="Times New Roman"/>
                    <w:color w:val="000000" w:themeColor="text1"/>
                    <w:sz w:val="24"/>
                    <w:szCs w:val="24"/>
                  </w:rPr>
                  <m:t>Z</m:t>
                </w:del>
              </m:r>
            </m:e>
            <m:sub>
              <m:r>
                <w:del w:id="512" w:author="智绘未来专利代理" w:date="2021-09-03T17:45:00Z">
                  <m:rPr>
                    <m:sty m:val="p"/>
                  </m:rPr>
                  <w:rPr>
                    <w:rFonts w:ascii="Cambria Math" w:eastAsia="宋体" w:hAnsi="Cambria Math" w:cs="Times New Roman"/>
                    <w:color w:val="000000" w:themeColor="text1"/>
                    <w:sz w:val="24"/>
                    <w:szCs w:val="24"/>
                  </w:rPr>
                  <m:t>1</m:t>
                </w:del>
              </m:r>
            </m:sub>
          </m:sSub>
          <m:r>
            <w:del w:id="513" w:author="智绘未来专利代理" w:date="2021-09-03T17:45:00Z">
              <m:rPr>
                <m:sty m:val="p"/>
              </m:rPr>
              <w:rPr>
                <w:rFonts w:ascii="Cambria Math" w:eastAsia="宋体" w:hAnsi="Cambria Math" w:cs="Times New Roman"/>
                <w:color w:val="000000" w:themeColor="text1"/>
                <w:sz w:val="24"/>
                <w:szCs w:val="24"/>
              </w:rPr>
              <m:t>*</m:t>
            </w:del>
          </m:r>
          <m:sSub>
            <m:sSubPr>
              <m:ctrlPr>
                <w:del w:id="514" w:author="智绘未来专利代理" w:date="2021-09-03T17:45:00Z">
                  <w:rPr>
                    <w:rFonts w:ascii="Cambria Math" w:eastAsia="宋体" w:hAnsi="Cambria Math" w:cs="Times New Roman"/>
                    <w:iCs/>
                    <w:color w:val="000000" w:themeColor="text1"/>
                    <w:sz w:val="24"/>
                    <w:szCs w:val="24"/>
                  </w:rPr>
                </w:del>
              </m:ctrlPr>
            </m:sSubPr>
            <m:e>
              <m:r>
                <w:del w:id="515" w:author="智绘未来专利代理" w:date="2021-09-03T17:45:00Z">
                  <m:rPr>
                    <m:sty m:val="p"/>
                  </m:rPr>
                  <w:rPr>
                    <w:rFonts w:ascii="Cambria Math" w:eastAsia="宋体" w:hAnsi="Cambria Math" w:cs="Times New Roman"/>
                    <w:color w:val="000000" w:themeColor="text1"/>
                    <w:sz w:val="24"/>
                    <w:szCs w:val="24"/>
                  </w:rPr>
                  <m:t>LenL</m:t>
                </w:del>
              </m:r>
            </m:e>
            <m:sub>
              <m:r>
                <w:del w:id="516"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517" w:author="智绘未来专利代理" w:date="2021-09-03T17:45:00Z">
              <m:rPr>
                <m:sty m:val="p"/>
              </m:rPr>
              <w:rPr>
                <w:rFonts w:ascii="Cambria Math" w:eastAsia="宋体" w:hAnsi="Cambria Math" w:cs="Times New Roman"/>
                <w:color w:val="000000" w:themeColor="text1"/>
                <w:sz w:val="24"/>
                <w:szCs w:val="24"/>
              </w:rPr>
              <m:t>*</m:t>
            </w:del>
          </m:r>
          <m:sSub>
            <m:sSubPr>
              <m:ctrlPr>
                <w:del w:id="518" w:author="智绘未来专利代理" w:date="2021-09-03T17:45:00Z">
                  <w:rPr>
                    <w:rFonts w:ascii="Cambria Math" w:eastAsia="宋体" w:hAnsi="Cambria Math" w:cs="Times New Roman"/>
                    <w:iCs/>
                    <w:color w:val="000000" w:themeColor="text1"/>
                    <w:sz w:val="24"/>
                    <w:szCs w:val="24"/>
                  </w:rPr>
                </w:del>
              </m:ctrlPr>
            </m:sSubPr>
            <m:e>
              <m:acc>
                <m:accPr>
                  <m:chr m:val="̇"/>
                  <m:ctrlPr>
                    <w:del w:id="519" w:author="智绘未来专利代理" w:date="2021-09-03T17:45:00Z">
                      <w:rPr>
                        <w:rFonts w:ascii="Cambria Math" w:eastAsia="宋体" w:hAnsi="Cambria Math" w:cs="Times New Roman"/>
                        <w:iCs/>
                        <w:color w:val="000000" w:themeColor="text1"/>
                        <w:sz w:val="24"/>
                        <w:szCs w:val="24"/>
                      </w:rPr>
                    </w:del>
                  </m:ctrlPr>
                </m:accPr>
                <m:e>
                  <m:r>
                    <w:del w:id="520" w:author="智绘未来专利代理" w:date="2021-09-03T17:45:00Z">
                      <w:rPr>
                        <w:rFonts w:ascii="Cambria Math" w:eastAsia="宋体" w:hAnsi="Cambria Math" w:cs="Times New Roman"/>
                        <w:color w:val="000000" w:themeColor="text1"/>
                        <w:sz w:val="24"/>
                        <w:szCs w:val="24"/>
                      </w:rPr>
                      <m:t>I</m:t>
                    </w:del>
                  </m:r>
                </m:e>
              </m:acc>
            </m:e>
            <m:sub>
              <m:r>
                <w:del w:id="521" w:author="智绘未来专利代理" w:date="2021-09-03T17:45:00Z">
                  <w:rPr>
                    <w:rFonts w:ascii="Cambria Math" w:eastAsia="宋体" w:hAnsi="Cambria Math" w:cs="Times New Roman"/>
                    <w:color w:val="000000" w:themeColor="text1"/>
                    <w:sz w:val="24"/>
                    <w:szCs w:val="24"/>
                  </w:rPr>
                  <m:t>2</m:t>
                </w:del>
              </m:r>
            </m:sub>
          </m:sSub>
          <m:sSub>
            <m:sSubPr>
              <m:ctrlPr>
                <w:del w:id="522" w:author="智绘未来专利代理" w:date="2021-09-03T17:45:00Z">
                  <w:rPr>
                    <w:rFonts w:ascii="Cambria Math" w:eastAsia="宋体" w:hAnsi="Cambria Math" w:cs="Times New Roman"/>
                    <w:iCs/>
                    <w:color w:val="000000" w:themeColor="text1"/>
                    <w:sz w:val="24"/>
                    <w:szCs w:val="24"/>
                  </w:rPr>
                </w:del>
              </m:ctrlPr>
            </m:sSubPr>
            <m:e>
              <m:r>
                <w:del w:id="523" w:author="智绘未来专利代理" w:date="2021-09-03T17:45:00Z">
                  <m:rPr>
                    <m:sty m:val="p"/>
                  </m:rPr>
                  <w:rPr>
                    <w:rFonts w:ascii="Cambria Math" w:eastAsia="宋体" w:hAnsi="Cambria Math" w:cs="Times New Roman"/>
                    <w:color w:val="000000" w:themeColor="text1"/>
                    <w:sz w:val="24"/>
                    <w:szCs w:val="24"/>
                  </w:rPr>
                  <m:t>L</m:t>
                </w:del>
              </m:r>
            </m:e>
            <m:sub>
              <m:r>
                <w:del w:id="524" w:author="智绘未来专利代理" w:date="2021-09-03T17:45:00Z">
                  <m:rPr>
                    <m:sty m:val="p"/>
                  </m:rPr>
                  <w:rPr>
                    <w:rFonts w:ascii="Cambria Math" w:eastAsia="宋体" w:hAnsi="Cambria Math" w:cs="Times New Roman"/>
                    <w:color w:val="000000" w:themeColor="text1"/>
                    <w:sz w:val="24"/>
                    <w:szCs w:val="24"/>
                  </w:rPr>
                  <m:t>1</m:t>
                </w:del>
              </m:r>
            </m:sub>
          </m:sSub>
        </m:oMath>
      </m:oMathPara>
    </w:p>
    <w:p w14:paraId="2F9439E8" w14:textId="77777777" w:rsidR="00190AAD" w:rsidRDefault="0043536A">
      <w:pPr>
        <w:pStyle w:val="af8"/>
        <w:spacing w:line="360" w:lineRule="auto"/>
        <w:ind w:leftChars="208" w:left="850" w:hangingChars="172" w:hanging="413"/>
        <w:rPr>
          <w:del w:id="525"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526" w:author="智绘未来专利代理" w:date="2021-09-03T17:45:00Z">
                  <w:rPr>
                    <w:rFonts w:ascii="Cambria Math" w:eastAsia="宋体" w:hAnsi="Cambria Math" w:cs="Times New Roman"/>
                    <w:iCs/>
                    <w:color w:val="000000" w:themeColor="text1"/>
                    <w:sz w:val="24"/>
                    <w:szCs w:val="24"/>
                  </w:rPr>
                </w:del>
              </m:ctrlPr>
            </m:sSubPr>
            <m:e>
              <m:acc>
                <m:accPr>
                  <m:chr m:val="̇"/>
                  <m:ctrlPr>
                    <w:del w:id="527" w:author="智绘未来专利代理" w:date="2021-09-03T17:45:00Z">
                      <w:rPr>
                        <w:rFonts w:ascii="Cambria Math" w:eastAsia="宋体" w:hAnsi="Cambria Math" w:cs="Times New Roman"/>
                        <w:iCs/>
                        <w:color w:val="000000" w:themeColor="text1"/>
                        <w:sz w:val="24"/>
                        <w:szCs w:val="24"/>
                      </w:rPr>
                    </w:del>
                  </m:ctrlPr>
                </m:accPr>
                <m:e>
                  <m:r>
                    <w:del w:id="528" w:author="智绘未来专利代理" w:date="2021-09-03T17:45:00Z">
                      <w:rPr>
                        <w:rFonts w:ascii="Cambria Math" w:eastAsia="宋体" w:hAnsi="Cambria Math" w:cs="Times New Roman"/>
                        <w:color w:val="000000" w:themeColor="text1"/>
                        <w:sz w:val="24"/>
                        <w:szCs w:val="24"/>
                      </w:rPr>
                      <m:t>U</m:t>
                    </w:del>
                  </m:r>
                </m:e>
              </m:acc>
            </m:e>
            <m:sub>
              <m:r>
                <w:del w:id="529" w:author="智绘未来专利代理" w:date="2021-09-03T17:45:00Z">
                  <m:rPr>
                    <m:sty m:val="p"/>
                  </m:rPr>
                  <w:rPr>
                    <w:rFonts w:ascii="Cambria Math" w:eastAsia="宋体" w:hAnsi="Cambria Math" w:cs="Times New Roman"/>
                    <w:color w:val="000000" w:themeColor="text1"/>
                    <w:sz w:val="24"/>
                    <w:szCs w:val="24"/>
                    <w:vertAlign w:val="subscript"/>
                  </w:rPr>
                  <m:t>2</m:t>
                </w:del>
              </m:r>
            </m:sub>
          </m:sSub>
          <m:sSub>
            <m:sSubPr>
              <m:ctrlPr>
                <w:del w:id="530" w:author="智绘未来专利代理" w:date="2021-09-03T17:45:00Z">
                  <w:rPr>
                    <w:rFonts w:ascii="Cambria Math" w:eastAsia="宋体" w:hAnsi="Cambria Math" w:cs="Times New Roman"/>
                    <w:iCs/>
                    <w:color w:val="000000" w:themeColor="text1"/>
                    <w:sz w:val="24"/>
                    <w:szCs w:val="24"/>
                  </w:rPr>
                </w:del>
              </m:ctrlPr>
            </m:sSubPr>
            <m:e>
              <m:r>
                <w:del w:id="531" w:author="智绘未来专利代理" w:date="2021-09-03T17:45:00Z">
                  <m:rPr>
                    <m:sty m:val="p"/>
                  </m:rPr>
                  <w:rPr>
                    <w:rFonts w:ascii="Cambria Math" w:eastAsia="宋体" w:hAnsi="Cambria Math" w:cs="Times New Roman"/>
                    <w:color w:val="000000" w:themeColor="text1"/>
                    <w:sz w:val="24"/>
                    <w:szCs w:val="24"/>
                  </w:rPr>
                  <m:t>T</m:t>
                </w:del>
              </m:r>
            </m:e>
            <m:sub>
              <m:r>
                <w:del w:id="532"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533" w:author="智绘未来专利代理" w:date="2021-09-03T17:45:00Z">
              <m:rPr>
                <m:sty m:val="p"/>
              </m:rPr>
              <w:rPr>
                <w:rFonts w:ascii="Cambria Math" w:eastAsia="宋体" w:hAnsi="Cambria Math" w:cs="Times New Roman"/>
                <w:color w:val="000000" w:themeColor="text1"/>
                <w:sz w:val="24"/>
                <w:szCs w:val="24"/>
              </w:rPr>
              <m:t>[1]</m:t>
            </w:del>
          </m:r>
          <m:r>
            <w:del w:id="534"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535" w:author="智绘未来专利代理" w:date="2021-09-03T17:45:00Z">
              <m:rPr>
                <m:sty m:val="p"/>
              </m:rPr>
              <w:rPr>
                <w:rFonts w:ascii="Cambria Math" w:eastAsia="宋体" w:hAnsi="Cambria Math" w:cs="Times New Roman"/>
                <w:color w:val="000000" w:themeColor="text1"/>
                <w:sz w:val="24"/>
                <w:szCs w:val="24"/>
              </w:rPr>
              <m:t>=</m:t>
            </w:del>
          </m:r>
          <m:sSub>
            <m:sSubPr>
              <m:ctrlPr>
                <w:del w:id="536" w:author="智绘未来专利代理" w:date="2021-09-03T17:45:00Z">
                  <w:rPr>
                    <w:rFonts w:ascii="Cambria Math" w:eastAsia="宋体" w:hAnsi="Cambria Math" w:cs="Times New Roman"/>
                    <w:iCs/>
                    <w:color w:val="000000" w:themeColor="text1"/>
                    <w:sz w:val="24"/>
                    <w:szCs w:val="24"/>
                  </w:rPr>
                </w:del>
              </m:ctrlPr>
            </m:sSubPr>
            <m:e>
              <m:acc>
                <m:accPr>
                  <m:chr m:val="̇"/>
                  <m:ctrlPr>
                    <w:del w:id="537" w:author="智绘未来专利代理" w:date="2021-09-03T17:45:00Z">
                      <w:rPr>
                        <w:rFonts w:ascii="Cambria Math" w:eastAsia="宋体" w:hAnsi="Cambria Math" w:cs="Times New Roman"/>
                        <w:iCs/>
                        <w:color w:val="000000" w:themeColor="text1"/>
                        <w:sz w:val="24"/>
                        <w:szCs w:val="24"/>
                      </w:rPr>
                    </w:del>
                  </m:ctrlPr>
                </m:accPr>
                <m:e>
                  <m:r>
                    <w:del w:id="538" w:author="智绘未来专利代理" w:date="2021-09-03T17:45:00Z">
                      <w:rPr>
                        <w:rFonts w:ascii="Cambria Math" w:eastAsia="宋体" w:hAnsi="Cambria Math" w:cs="Times New Roman"/>
                        <w:color w:val="000000" w:themeColor="text1"/>
                        <w:sz w:val="24"/>
                        <w:szCs w:val="24"/>
                      </w:rPr>
                      <m:t>U</m:t>
                    </w:del>
                  </m:r>
                </m:e>
              </m:acc>
            </m:e>
            <m:sub>
              <m:r>
                <w:del w:id="539" w:author="智绘未来专利代理" w:date="2021-09-03T17:45:00Z">
                  <m:rPr>
                    <m:sty m:val="p"/>
                  </m:rPr>
                  <w:rPr>
                    <w:rFonts w:ascii="Cambria Math" w:eastAsia="宋体" w:hAnsi="Cambria Math" w:cs="Times New Roman"/>
                    <w:color w:val="000000" w:themeColor="text1"/>
                    <w:sz w:val="24"/>
                    <w:szCs w:val="24"/>
                    <w:vertAlign w:val="subscript"/>
                  </w:rPr>
                  <m:t>2</m:t>
                </w:del>
              </m:r>
            </m:sub>
          </m:sSub>
          <m:sSub>
            <m:sSubPr>
              <m:ctrlPr>
                <w:del w:id="540" w:author="智绘未来专利代理" w:date="2021-09-03T17:45:00Z">
                  <w:rPr>
                    <w:rFonts w:ascii="Cambria Math" w:eastAsia="宋体" w:hAnsi="Cambria Math" w:cs="Times New Roman"/>
                    <w:iCs/>
                    <w:color w:val="000000" w:themeColor="text1"/>
                    <w:sz w:val="24"/>
                    <w:szCs w:val="24"/>
                  </w:rPr>
                </w:del>
              </m:ctrlPr>
            </m:sSubPr>
            <m:e>
              <m:r>
                <w:del w:id="541" w:author="智绘未来专利代理" w:date="2021-09-03T17:45:00Z">
                  <m:rPr>
                    <m:sty m:val="p"/>
                  </m:rPr>
                  <w:rPr>
                    <w:rFonts w:ascii="Cambria Math" w:eastAsia="宋体" w:hAnsi="Cambria Math" w:cs="Times New Roman"/>
                    <w:color w:val="000000" w:themeColor="text1"/>
                    <w:sz w:val="24"/>
                    <w:szCs w:val="24"/>
                  </w:rPr>
                  <m:t>L</m:t>
                </w:del>
              </m:r>
            </m:e>
            <m:sub>
              <m:r>
                <w:del w:id="542" w:author="智绘未来专利代理" w:date="2021-09-03T17:45:00Z">
                  <m:rPr>
                    <m:sty m:val="p"/>
                  </m:rPr>
                  <w:rPr>
                    <w:rFonts w:ascii="Cambria Math" w:eastAsia="宋体" w:hAnsi="Cambria Math" w:cs="Times New Roman"/>
                    <w:color w:val="000000" w:themeColor="text1"/>
                    <w:sz w:val="24"/>
                    <w:szCs w:val="24"/>
                    <w:vertAlign w:val="subscript"/>
                  </w:rPr>
                  <m:t>2</m:t>
                </w:del>
              </m:r>
            </m:sub>
          </m:sSub>
          <m:r>
            <w:del w:id="543" w:author="智绘未来专利代理" w:date="2021-09-03T17:45:00Z">
              <m:rPr>
                <m:sty m:val="p"/>
              </m:rPr>
              <w:rPr>
                <w:rFonts w:ascii="Cambria Math" w:eastAsia="宋体" w:hAnsi="Cambria Math" w:cs="Times New Roman"/>
                <w:color w:val="000000" w:themeColor="text1"/>
                <w:sz w:val="24"/>
                <w:szCs w:val="24"/>
              </w:rPr>
              <m:t>-</m:t>
            </w:del>
          </m:r>
          <m:sSub>
            <m:sSubPr>
              <m:ctrlPr>
                <w:del w:id="544" w:author="智绘未来专利代理" w:date="2021-09-03T17:45:00Z">
                  <w:rPr>
                    <w:rFonts w:ascii="Cambria Math" w:eastAsia="宋体" w:hAnsi="Cambria Math" w:cs="Times New Roman"/>
                    <w:iCs/>
                    <w:color w:val="000000" w:themeColor="text1"/>
                    <w:sz w:val="24"/>
                    <w:szCs w:val="24"/>
                  </w:rPr>
                </w:del>
              </m:ctrlPr>
            </m:sSubPr>
            <m:e>
              <m:r>
                <w:del w:id="545" w:author="智绘未来专利代理" w:date="2021-09-03T17:45:00Z">
                  <w:rPr>
                    <w:rFonts w:ascii="Cambria Math" w:eastAsia="宋体" w:hAnsi="Cambria Math" w:cs="Times New Roman"/>
                    <w:color w:val="000000" w:themeColor="text1"/>
                    <w:sz w:val="24"/>
                    <w:szCs w:val="24"/>
                  </w:rPr>
                  <m:t>Z</m:t>
                </w:del>
              </m:r>
            </m:e>
            <m:sub>
              <m:r>
                <w:del w:id="546" w:author="智绘未来专利代理" w:date="2021-09-03T17:45:00Z">
                  <m:rPr>
                    <m:sty m:val="p"/>
                  </m:rPr>
                  <w:rPr>
                    <w:rFonts w:ascii="Cambria Math" w:eastAsia="宋体" w:hAnsi="Cambria Math" w:cs="Times New Roman"/>
                    <w:color w:val="000000" w:themeColor="text1"/>
                    <w:sz w:val="24"/>
                    <w:szCs w:val="24"/>
                  </w:rPr>
                  <m:t>1</m:t>
                </w:del>
              </m:r>
            </m:sub>
          </m:sSub>
          <m:r>
            <w:del w:id="547" w:author="智绘未来专利代理" w:date="2021-09-03T17:45:00Z">
              <m:rPr>
                <m:sty m:val="p"/>
              </m:rPr>
              <w:rPr>
                <w:rFonts w:ascii="Cambria Math" w:eastAsia="宋体" w:hAnsi="Cambria Math" w:cs="Times New Roman"/>
                <w:color w:val="000000" w:themeColor="text1"/>
                <w:sz w:val="24"/>
                <w:szCs w:val="24"/>
              </w:rPr>
              <m:t>*</m:t>
            </w:del>
          </m:r>
          <m:sSub>
            <m:sSubPr>
              <m:ctrlPr>
                <w:del w:id="548" w:author="智绘未来专利代理" w:date="2021-09-03T17:45:00Z">
                  <w:rPr>
                    <w:rFonts w:ascii="Cambria Math" w:eastAsia="宋体" w:hAnsi="Cambria Math" w:cs="Times New Roman"/>
                    <w:iCs/>
                    <w:color w:val="000000" w:themeColor="text1"/>
                    <w:sz w:val="24"/>
                    <w:szCs w:val="24"/>
                  </w:rPr>
                </w:del>
              </m:ctrlPr>
            </m:sSubPr>
            <m:e>
              <m:r>
                <w:del w:id="549" w:author="智绘未来专利代理" w:date="2021-09-03T17:45:00Z">
                  <m:rPr>
                    <m:sty m:val="p"/>
                  </m:rPr>
                  <w:rPr>
                    <w:rFonts w:ascii="Cambria Math" w:eastAsia="宋体" w:hAnsi="Cambria Math" w:cs="Times New Roman"/>
                    <w:color w:val="000000" w:themeColor="text1"/>
                    <w:sz w:val="24"/>
                    <w:szCs w:val="24"/>
                  </w:rPr>
                  <m:t>LenL</m:t>
                </w:del>
              </m:r>
            </m:e>
            <m:sub>
              <m:r>
                <w:del w:id="550" w:author="智绘未来专利代理" w:date="2021-09-03T17:45:00Z">
                  <m:rPr>
                    <m:sty m:val="p"/>
                  </m:rPr>
                  <w:rPr>
                    <w:rFonts w:ascii="Cambria Math" w:eastAsia="宋体" w:hAnsi="Cambria Math" w:cs="Times New Roman"/>
                    <w:color w:val="000000" w:themeColor="text1"/>
                    <w:sz w:val="24"/>
                    <w:szCs w:val="24"/>
                    <w:vertAlign w:val="subscript"/>
                  </w:rPr>
                  <m:t>2</m:t>
                </w:del>
              </m:r>
            </m:sub>
          </m:sSub>
          <m:r>
            <w:del w:id="551" w:author="智绘未来专利代理" w:date="2021-09-03T17:45:00Z">
              <m:rPr>
                <m:sty m:val="p"/>
              </m:rPr>
              <w:rPr>
                <w:rFonts w:ascii="Cambria Math" w:eastAsia="宋体" w:hAnsi="Cambria Math" w:cs="Times New Roman"/>
                <w:color w:val="000000" w:themeColor="text1"/>
                <w:sz w:val="24"/>
                <w:szCs w:val="24"/>
              </w:rPr>
              <m:t>*</m:t>
            </w:del>
          </m:r>
          <m:sSub>
            <m:sSubPr>
              <m:ctrlPr>
                <w:del w:id="552" w:author="智绘未来专利代理" w:date="2021-09-03T17:45:00Z">
                  <w:rPr>
                    <w:rFonts w:ascii="Cambria Math" w:eastAsia="宋体" w:hAnsi="Cambria Math" w:cs="Times New Roman"/>
                    <w:iCs/>
                    <w:color w:val="000000" w:themeColor="text1"/>
                    <w:sz w:val="24"/>
                    <w:szCs w:val="24"/>
                  </w:rPr>
                </w:del>
              </m:ctrlPr>
            </m:sSubPr>
            <m:e>
              <m:acc>
                <m:accPr>
                  <m:chr m:val="̇"/>
                  <m:ctrlPr>
                    <w:del w:id="553" w:author="智绘未来专利代理" w:date="2021-09-03T17:45:00Z">
                      <w:rPr>
                        <w:rFonts w:ascii="Cambria Math" w:eastAsia="宋体" w:hAnsi="Cambria Math" w:cs="Times New Roman"/>
                        <w:iCs/>
                        <w:color w:val="000000" w:themeColor="text1"/>
                        <w:sz w:val="24"/>
                        <w:szCs w:val="24"/>
                      </w:rPr>
                    </w:del>
                  </m:ctrlPr>
                </m:accPr>
                <m:e>
                  <m:r>
                    <w:del w:id="554" w:author="智绘未来专利代理" w:date="2021-09-03T17:45:00Z">
                      <w:rPr>
                        <w:rFonts w:ascii="Cambria Math" w:eastAsia="宋体" w:hAnsi="Cambria Math" w:cs="Times New Roman"/>
                        <w:color w:val="000000" w:themeColor="text1"/>
                        <w:sz w:val="24"/>
                        <w:szCs w:val="24"/>
                      </w:rPr>
                      <m:t>I</m:t>
                    </w:del>
                  </m:r>
                </m:e>
              </m:acc>
            </m:e>
            <m:sub>
              <m:r>
                <w:del w:id="555" w:author="智绘未来专利代理" w:date="2021-09-03T17:45:00Z">
                  <w:rPr>
                    <w:rFonts w:ascii="Cambria Math" w:eastAsia="宋体" w:hAnsi="Cambria Math" w:cs="Times New Roman"/>
                    <w:color w:val="000000" w:themeColor="text1"/>
                    <w:sz w:val="24"/>
                    <w:szCs w:val="24"/>
                  </w:rPr>
                  <m:t>2</m:t>
                </w:del>
              </m:r>
            </m:sub>
          </m:sSub>
          <m:sSub>
            <m:sSubPr>
              <m:ctrlPr>
                <w:del w:id="556" w:author="智绘未来专利代理" w:date="2021-09-03T17:45:00Z">
                  <w:rPr>
                    <w:rFonts w:ascii="Cambria Math" w:eastAsia="宋体" w:hAnsi="Cambria Math" w:cs="Times New Roman"/>
                    <w:iCs/>
                    <w:color w:val="000000" w:themeColor="text1"/>
                    <w:sz w:val="24"/>
                    <w:szCs w:val="24"/>
                  </w:rPr>
                </w:del>
              </m:ctrlPr>
            </m:sSubPr>
            <m:e>
              <m:r>
                <w:del w:id="557" w:author="智绘未来专利代理" w:date="2021-09-03T17:45:00Z">
                  <m:rPr>
                    <m:sty m:val="p"/>
                  </m:rPr>
                  <w:rPr>
                    <w:rFonts w:ascii="Cambria Math" w:eastAsia="宋体" w:hAnsi="Cambria Math" w:cs="Times New Roman"/>
                    <w:color w:val="000000" w:themeColor="text1"/>
                    <w:sz w:val="24"/>
                    <w:szCs w:val="24"/>
                  </w:rPr>
                  <m:t>L</m:t>
                </w:del>
              </m:r>
            </m:e>
            <m:sub>
              <m:r>
                <w:del w:id="558" w:author="智绘未来专利代理" w:date="2021-09-03T17:45:00Z">
                  <m:rPr>
                    <m:sty m:val="p"/>
                  </m:rPr>
                  <w:rPr>
                    <w:rFonts w:ascii="Cambria Math" w:eastAsia="宋体" w:hAnsi="Cambria Math" w:cs="Times New Roman"/>
                    <w:color w:val="000000" w:themeColor="text1"/>
                    <w:sz w:val="24"/>
                    <w:szCs w:val="24"/>
                  </w:rPr>
                  <m:t>2</m:t>
                </w:del>
              </m:r>
            </m:sub>
          </m:sSub>
        </m:oMath>
      </m:oMathPara>
    </w:p>
    <w:p w14:paraId="697E3DD5" w14:textId="77777777" w:rsidR="00CE7C16" w:rsidRPr="00E655FB" w:rsidRDefault="00CE7C16" w:rsidP="00CE7C16">
      <w:pPr>
        <w:pStyle w:val="00"/>
        <w:ind w:firstLine="480"/>
        <w:rPr>
          <w:ins w:id="559" w:author="智绘未来专利代理" w:date="2021-09-03T17:45:00Z"/>
          <w:rFonts w:hint="eastAsia"/>
        </w:rPr>
      </w:pPr>
      <m:oMathPara>
        <m:oMath>
          <m:d>
            <m:dPr>
              <m:begChr m:val="{"/>
              <m:endChr m:val=""/>
              <m:ctrlPr>
                <w:ins w:id="560" w:author="智绘未来专利代理" w:date="2021-09-03T17:45:00Z">
                  <w:rPr>
                    <w:rFonts w:ascii="Cambria Math" w:hAnsi="Cambria Math"/>
                  </w:rPr>
                </w:ins>
              </m:ctrlPr>
            </m:dPr>
            <m:e>
              <m:eqArr>
                <m:eqArrPr>
                  <m:ctrlPr>
                    <w:ins w:id="561" w:author="智绘未来专利代理" w:date="2021-09-03T17:45:00Z">
                      <w:rPr>
                        <w:rFonts w:ascii="Cambria Math" w:hAnsi="Cambria Math"/>
                      </w:rPr>
                    </w:ins>
                  </m:ctrlPr>
                </m:eqArrPr>
                <m:e>
                  <m:sSub>
                    <m:sSubPr>
                      <m:ctrlPr>
                        <w:ins w:id="562" w:author="智绘未来专利代理" w:date="2021-09-03T17:45:00Z">
                          <w:rPr>
                            <w:rFonts w:ascii="Cambria Math" w:hAnsi="Cambria Math"/>
                            <w:iCs/>
                          </w:rPr>
                        </w:ins>
                      </m:ctrlPr>
                    </m:sSubPr>
                    <m:e>
                      <m:acc>
                        <m:accPr>
                          <m:chr m:val="̇"/>
                          <m:ctrlPr>
                            <w:ins w:id="563" w:author="智绘未来专利代理" w:date="2021-09-03T17:45:00Z">
                              <w:rPr>
                                <w:rFonts w:ascii="Cambria Math" w:hAnsi="Cambria Math"/>
                                <w:iCs/>
                              </w:rPr>
                            </w:ins>
                          </m:ctrlPr>
                        </m:accPr>
                        <m:e>
                          <m:r>
                            <w:ins w:id="564" w:author="智绘未来专利代理" w:date="2021-09-03T17:45:00Z">
                              <w:rPr>
                                <w:rFonts w:ascii="Cambria Math" w:hAnsi="Cambria Math"/>
                              </w:rPr>
                              <m:t>U</m:t>
                            </w:ins>
                          </m:r>
                        </m:e>
                      </m:acc>
                    </m:e>
                    <m:sub>
                      <m:r>
                        <w:ins w:id="565" w:author="智绘未来专利代理" w:date="2021-09-03T17:45:00Z">
                          <m:rPr>
                            <m:sty m:val="p"/>
                          </m:rPr>
                          <w:rPr>
                            <w:rFonts w:ascii="Cambria Math" w:hAnsi="Cambria Math"/>
                          </w:rPr>
                          <m:t>2</m:t>
                        </w:ins>
                      </m:r>
                    </m:sub>
                  </m:sSub>
                  <m:sSub>
                    <m:sSubPr>
                      <m:ctrlPr>
                        <w:ins w:id="566" w:author="智绘未来专利代理" w:date="2021-09-03T17:45:00Z">
                          <w:rPr>
                            <w:rFonts w:ascii="Cambria Math" w:hAnsi="Cambria Math"/>
                            <w:iCs/>
                          </w:rPr>
                        </w:ins>
                      </m:ctrlPr>
                    </m:sSubPr>
                    <m:e>
                      <m:r>
                        <w:ins w:id="567" w:author="智绘未来专利代理" w:date="2021-09-03T17:45:00Z">
                          <w:rPr>
                            <w:rFonts w:ascii="Cambria Math" w:hAnsi="Cambria Math"/>
                          </w:rPr>
                          <m:t>T</m:t>
                        </w:ins>
                      </m:r>
                    </m:e>
                    <m:sub>
                      <m:r>
                        <w:ins w:id="568" w:author="智绘未来专利代理" w:date="2021-09-03T17:45:00Z">
                          <m:rPr>
                            <m:sty m:val="p"/>
                          </m:rPr>
                          <w:rPr>
                            <w:rFonts w:ascii="Cambria Math" w:hAnsi="Cambria Math"/>
                          </w:rPr>
                          <m:t>1</m:t>
                        </w:ins>
                      </m:r>
                    </m:sub>
                  </m:sSub>
                  <m:r>
                    <w:ins w:id="569" w:author="智绘未来专利代理" w:date="2021-09-03T17:45:00Z">
                      <m:rPr>
                        <m:sty m:val="p"/>
                      </m:rPr>
                      <w:rPr>
                        <w:rFonts w:ascii="Cambria Math" w:hAnsi="Cambria Math"/>
                      </w:rPr>
                      <m:t>[0] =</m:t>
                    </w:ins>
                  </m:r>
                  <m:sSub>
                    <m:sSubPr>
                      <m:ctrlPr>
                        <w:ins w:id="570" w:author="智绘未来专利代理" w:date="2021-09-03T17:45:00Z">
                          <w:rPr>
                            <w:rFonts w:ascii="Cambria Math" w:hAnsi="Cambria Math"/>
                            <w:iCs/>
                          </w:rPr>
                        </w:ins>
                      </m:ctrlPr>
                    </m:sSubPr>
                    <m:e>
                      <m:sSub>
                        <m:sSubPr>
                          <m:ctrlPr>
                            <w:ins w:id="571" w:author="智绘未来专利代理" w:date="2021-09-03T17:45:00Z">
                              <w:rPr>
                                <w:rFonts w:ascii="Cambria Math" w:hAnsi="Cambria Math"/>
                                <w:iCs/>
                              </w:rPr>
                            </w:ins>
                          </m:ctrlPr>
                        </m:sSubPr>
                        <m:e>
                          <m:acc>
                            <m:accPr>
                              <m:chr m:val="̇"/>
                              <m:ctrlPr>
                                <w:ins w:id="572" w:author="智绘未来专利代理" w:date="2021-09-03T17:45:00Z">
                                  <w:rPr>
                                    <w:rFonts w:ascii="Cambria Math" w:hAnsi="Cambria Math"/>
                                    <w:iCs/>
                                  </w:rPr>
                                </w:ins>
                              </m:ctrlPr>
                            </m:accPr>
                            <m:e>
                              <m:r>
                                <w:ins w:id="573" w:author="智绘未来专利代理" w:date="2021-09-03T17:45:00Z">
                                  <w:rPr>
                                    <w:rFonts w:ascii="Cambria Math" w:hAnsi="Cambria Math"/>
                                  </w:rPr>
                                  <m:t>U</m:t>
                                </w:ins>
                              </m:r>
                            </m:e>
                          </m:acc>
                        </m:e>
                        <m:sub>
                          <m:r>
                            <w:ins w:id="574" w:author="智绘未来专利代理" w:date="2021-09-03T17:45:00Z">
                              <m:rPr>
                                <m:sty m:val="p"/>
                              </m:rPr>
                              <w:rPr>
                                <w:rFonts w:ascii="Cambria Math" w:hAnsi="Cambria Math"/>
                              </w:rPr>
                              <m:t>2</m:t>
                            </w:ins>
                          </m:r>
                        </m:sub>
                      </m:sSub>
                      <m:r>
                        <w:ins w:id="575" w:author="智绘未来专利代理" w:date="2021-09-03T17:45:00Z">
                          <w:rPr>
                            <w:rFonts w:ascii="Cambria Math" w:hAnsi="Cambria Math"/>
                          </w:rPr>
                          <m:t>L</m:t>
                        </w:ins>
                      </m:r>
                    </m:e>
                    <m:sub>
                      <m:r>
                        <w:ins w:id="576" w:author="智绘未来专利代理" w:date="2021-09-03T17:45:00Z">
                          <m:rPr>
                            <m:sty m:val="p"/>
                          </m:rPr>
                          <w:rPr>
                            <w:rFonts w:ascii="Cambria Math" w:hAnsi="Cambria Math"/>
                          </w:rPr>
                          <m:t>1</m:t>
                        </w:ins>
                      </m:r>
                    </m:sub>
                  </m:sSub>
                  <m:r>
                    <w:ins w:id="577" w:author="智绘未来专利代理" w:date="2021-09-03T17:45:00Z">
                      <m:rPr>
                        <m:sty m:val="p"/>
                      </m:rPr>
                      <w:rPr>
                        <w:rFonts w:ascii="Cambria Math" w:hAnsi="Cambria Math"/>
                      </w:rPr>
                      <m:t>-</m:t>
                    </w:ins>
                  </m:r>
                  <m:sSub>
                    <m:sSubPr>
                      <m:ctrlPr>
                        <w:ins w:id="578" w:author="智绘未来专利代理" w:date="2021-09-03T17:45:00Z">
                          <w:rPr>
                            <w:rFonts w:ascii="Cambria Math" w:hAnsi="Cambria Math"/>
                            <w:iCs/>
                          </w:rPr>
                        </w:ins>
                      </m:ctrlPr>
                    </m:sSubPr>
                    <m:e>
                      <m:r>
                        <w:ins w:id="579" w:author="智绘未来专利代理" w:date="2021-09-03T17:45:00Z">
                          <w:rPr>
                            <w:rFonts w:ascii="Cambria Math" w:hAnsi="Cambria Math"/>
                          </w:rPr>
                          <m:t>Z</m:t>
                        </w:ins>
                      </m:r>
                    </m:e>
                    <m:sub>
                      <m:r>
                        <w:ins w:id="580" w:author="智绘未来专利代理" w:date="2021-09-03T17:45:00Z">
                          <m:rPr>
                            <m:sty m:val="p"/>
                          </m:rPr>
                          <w:rPr>
                            <w:rFonts w:ascii="Cambria Math" w:hAnsi="Cambria Math"/>
                          </w:rPr>
                          <m:t>1</m:t>
                        </w:ins>
                      </m:r>
                    </m:sub>
                  </m:sSub>
                  <m:r>
                    <w:ins w:id="581" w:author="智绘未来专利代理" w:date="2021-09-03T17:45:00Z">
                      <m:rPr>
                        <m:sty m:val="p"/>
                      </m:rPr>
                      <w:rPr>
                        <w:rFonts w:ascii="Cambria Math" w:hAnsi="Cambria Math"/>
                      </w:rPr>
                      <m:t>*</m:t>
                    </w:ins>
                  </m:r>
                  <m:sSub>
                    <m:sSubPr>
                      <m:ctrlPr>
                        <w:ins w:id="582" w:author="智绘未来专利代理" w:date="2021-09-03T17:45:00Z">
                          <w:rPr>
                            <w:rFonts w:ascii="Cambria Math" w:hAnsi="Cambria Math"/>
                            <w:iCs/>
                          </w:rPr>
                        </w:ins>
                      </m:ctrlPr>
                    </m:sSubPr>
                    <m:e>
                      <m:r>
                        <w:ins w:id="583" w:author="智绘未来专利代理" w:date="2021-09-03T17:45:00Z">
                          <w:rPr>
                            <w:rFonts w:ascii="Cambria Math" w:hAnsi="Cambria Math"/>
                          </w:rPr>
                          <m:t>LenL</m:t>
                        </w:ins>
                      </m:r>
                    </m:e>
                    <m:sub>
                      <m:r>
                        <w:ins w:id="584" w:author="智绘未来专利代理" w:date="2021-09-03T17:45:00Z">
                          <m:rPr>
                            <m:sty m:val="p"/>
                          </m:rPr>
                          <w:rPr>
                            <w:rFonts w:ascii="Cambria Math" w:hAnsi="Cambria Math"/>
                          </w:rPr>
                          <m:t>1</m:t>
                        </w:ins>
                      </m:r>
                    </m:sub>
                  </m:sSub>
                  <m:r>
                    <w:ins w:id="585" w:author="智绘未来专利代理" w:date="2021-09-03T17:45:00Z">
                      <m:rPr>
                        <m:sty m:val="p"/>
                      </m:rPr>
                      <w:rPr>
                        <w:rFonts w:ascii="Cambria Math" w:hAnsi="Cambria Math"/>
                      </w:rPr>
                      <m:t>*</m:t>
                    </w:ins>
                  </m:r>
                  <m:sSub>
                    <m:sSubPr>
                      <m:ctrlPr>
                        <w:ins w:id="586" w:author="智绘未来专利代理" w:date="2021-09-03T17:45:00Z">
                          <w:rPr>
                            <w:rFonts w:ascii="Cambria Math" w:hAnsi="Cambria Math"/>
                            <w:iCs/>
                          </w:rPr>
                        </w:ins>
                      </m:ctrlPr>
                    </m:sSubPr>
                    <m:e>
                      <m:acc>
                        <m:accPr>
                          <m:chr m:val="̇"/>
                          <m:ctrlPr>
                            <w:ins w:id="587" w:author="智绘未来专利代理" w:date="2021-09-03T17:45:00Z">
                              <w:rPr>
                                <w:rFonts w:ascii="Cambria Math" w:hAnsi="Cambria Math"/>
                                <w:iCs/>
                              </w:rPr>
                            </w:ins>
                          </m:ctrlPr>
                        </m:accPr>
                        <m:e>
                          <m:r>
                            <w:ins w:id="588" w:author="智绘未来专利代理" w:date="2021-09-03T17:45:00Z">
                              <w:rPr>
                                <w:rFonts w:ascii="Cambria Math" w:hAnsi="Cambria Math"/>
                              </w:rPr>
                              <m:t>I</m:t>
                            </w:ins>
                          </m:r>
                        </m:e>
                      </m:acc>
                    </m:e>
                    <m:sub>
                      <m:r>
                        <w:ins w:id="589" w:author="智绘未来专利代理" w:date="2021-09-03T17:45:00Z">
                          <m:rPr>
                            <m:sty m:val="p"/>
                          </m:rPr>
                          <w:rPr>
                            <w:rFonts w:ascii="Cambria Math" w:hAnsi="Cambria Math"/>
                          </w:rPr>
                          <m:t>2</m:t>
                        </w:ins>
                      </m:r>
                    </m:sub>
                  </m:sSub>
                  <m:sSub>
                    <m:sSubPr>
                      <m:ctrlPr>
                        <w:ins w:id="590" w:author="智绘未来专利代理" w:date="2021-09-03T17:45:00Z">
                          <w:rPr>
                            <w:rFonts w:ascii="Cambria Math" w:hAnsi="Cambria Math"/>
                            <w:iCs/>
                          </w:rPr>
                        </w:ins>
                      </m:ctrlPr>
                    </m:sSubPr>
                    <m:e>
                      <m:r>
                        <w:ins w:id="591" w:author="智绘未来专利代理" w:date="2021-09-03T17:45:00Z">
                          <w:rPr>
                            <w:rFonts w:ascii="Cambria Math" w:hAnsi="Cambria Math"/>
                          </w:rPr>
                          <m:t>L</m:t>
                        </w:ins>
                      </m:r>
                    </m:e>
                    <m:sub>
                      <m:r>
                        <w:ins w:id="592" w:author="智绘未来专利代理" w:date="2021-09-03T17:45:00Z">
                          <m:rPr>
                            <m:sty m:val="p"/>
                          </m:rPr>
                          <w:rPr>
                            <w:rFonts w:ascii="Cambria Math" w:hAnsi="Cambria Math"/>
                          </w:rPr>
                          <m:t>1</m:t>
                        </w:ins>
                      </m:r>
                    </m:sub>
                  </m:sSub>
                </m:e>
                <m:e>
                  <m:sSub>
                    <m:sSubPr>
                      <m:ctrlPr>
                        <w:ins w:id="593" w:author="智绘未来专利代理" w:date="2021-09-03T17:45:00Z">
                          <w:rPr>
                            <w:rFonts w:ascii="Cambria Math" w:hAnsi="Cambria Math"/>
                            <w:iCs/>
                          </w:rPr>
                        </w:ins>
                      </m:ctrlPr>
                    </m:sSubPr>
                    <m:e>
                      <m:acc>
                        <m:accPr>
                          <m:chr m:val="̇"/>
                          <m:ctrlPr>
                            <w:ins w:id="594" w:author="智绘未来专利代理" w:date="2021-09-03T17:45:00Z">
                              <w:rPr>
                                <w:rFonts w:ascii="Cambria Math" w:hAnsi="Cambria Math"/>
                                <w:iCs/>
                              </w:rPr>
                            </w:ins>
                          </m:ctrlPr>
                        </m:accPr>
                        <m:e>
                          <m:r>
                            <w:ins w:id="595" w:author="智绘未来专利代理" w:date="2021-09-03T17:45:00Z">
                              <w:rPr>
                                <w:rFonts w:ascii="Cambria Math" w:hAnsi="Cambria Math"/>
                              </w:rPr>
                              <m:t>U</m:t>
                            </w:ins>
                          </m:r>
                        </m:e>
                      </m:acc>
                    </m:e>
                    <m:sub>
                      <m:r>
                        <w:ins w:id="596" w:author="智绘未来专利代理" w:date="2021-09-03T17:45:00Z">
                          <m:rPr>
                            <m:sty m:val="p"/>
                          </m:rPr>
                          <w:rPr>
                            <w:rFonts w:ascii="Cambria Math" w:hAnsi="Cambria Math"/>
                          </w:rPr>
                          <m:t>2</m:t>
                        </w:ins>
                      </m:r>
                    </m:sub>
                  </m:sSub>
                  <m:sSub>
                    <m:sSubPr>
                      <m:ctrlPr>
                        <w:ins w:id="597" w:author="智绘未来专利代理" w:date="2021-09-03T17:45:00Z">
                          <w:rPr>
                            <w:rFonts w:ascii="Cambria Math" w:hAnsi="Cambria Math"/>
                            <w:iCs/>
                          </w:rPr>
                        </w:ins>
                      </m:ctrlPr>
                    </m:sSubPr>
                    <m:e>
                      <m:r>
                        <w:ins w:id="598" w:author="智绘未来专利代理" w:date="2021-09-03T17:45:00Z">
                          <w:rPr>
                            <w:rFonts w:ascii="Cambria Math" w:hAnsi="Cambria Math"/>
                          </w:rPr>
                          <m:t>T</m:t>
                        </w:ins>
                      </m:r>
                    </m:e>
                    <m:sub>
                      <m:r>
                        <w:ins w:id="599" w:author="智绘未来专利代理" w:date="2021-09-03T17:45:00Z">
                          <m:rPr>
                            <m:sty m:val="p"/>
                          </m:rPr>
                          <w:rPr>
                            <w:rFonts w:ascii="Cambria Math" w:hAnsi="Cambria Math"/>
                          </w:rPr>
                          <m:t>1</m:t>
                        </w:ins>
                      </m:r>
                    </m:sub>
                  </m:sSub>
                  <m:r>
                    <w:ins w:id="600" w:author="智绘未来专利代理" w:date="2021-09-03T17:45:00Z">
                      <m:rPr>
                        <m:sty m:val="p"/>
                      </m:rPr>
                      <w:rPr>
                        <w:rFonts w:ascii="Cambria Math" w:hAnsi="Cambria Math"/>
                      </w:rPr>
                      <m:t>[1] =</m:t>
                    </w:ins>
                  </m:r>
                  <m:sSub>
                    <m:sSubPr>
                      <m:ctrlPr>
                        <w:ins w:id="601" w:author="智绘未来专利代理" w:date="2021-09-03T17:45:00Z">
                          <w:rPr>
                            <w:rFonts w:ascii="Cambria Math" w:hAnsi="Cambria Math"/>
                            <w:iCs/>
                          </w:rPr>
                        </w:ins>
                      </m:ctrlPr>
                    </m:sSubPr>
                    <m:e>
                      <m:acc>
                        <m:accPr>
                          <m:chr m:val="̇"/>
                          <m:ctrlPr>
                            <w:ins w:id="602" w:author="智绘未来专利代理" w:date="2021-09-03T17:45:00Z">
                              <w:rPr>
                                <w:rFonts w:ascii="Cambria Math" w:hAnsi="Cambria Math"/>
                                <w:iCs/>
                              </w:rPr>
                            </w:ins>
                          </m:ctrlPr>
                        </m:accPr>
                        <m:e>
                          <m:r>
                            <w:ins w:id="603" w:author="智绘未来专利代理" w:date="2021-09-03T17:45:00Z">
                              <w:rPr>
                                <w:rFonts w:ascii="Cambria Math" w:hAnsi="Cambria Math"/>
                              </w:rPr>
                              <m:t>U</m:t>
                            </w:ins>
                          </m:r>
                        </m:e>
                      </m:acc>
                    </m:e>
                    <m:sub>
                      <m:r>
                        <w:ins w:id="604" w:author="智绘未来专利代理" w:date="2021-09-03T17:45:00Z">
                          <m:rPr>
                            <m:sty m:val="p"/>
                          </m:rPr>
                          <w:rPr>
                            <w:rFonts w:ascii="Cambria Math" w:hAnsi="Cambria Math"/>
                          </w:rPr>
                          <m:t>2</m:t>
                        </w:ins>
                      </m:r>
                    </m:sub>
                  </m:sSub>
                  <m:sSub>
                    <m:sSubPr>
                      <m:ctrlPr>
                        <w:ins w:id="605" w:author="智绘未来专利代理" w:date="2021-09-03T17:45:00Z">
                          <w:rPr>
                            <w:rFonts w:ascii="Cambria Math" w:hAnsi="Cambria Math"/>
                            <w:iCs/>
                          </w:rPr>
                        </w:ins>
                      </m:ctrlPr>
                    </m:sSubPr>
                    <m:e>
                      <m:r>
                        <w:ins w:id="606" w:author="智绘未来专利代理" w:date="2021-09-03T17:45:00Z">
                          <w:rPr>
                            <w:rFonts w:ascii="Cambria Math" w:hAnsi="Cambria Math"/>
                          </w:rPr>
                          <m:t>L</m:t>
                        </w:ins>
                      </m:r>
                    </m:e>
                    <m:sub>
                      <m:r>
                        <w:ins w:id="607" w:author="智绘未来专利代理" w:date="2021-09-03T17:45:00Z">
                          <m:rPr>
                            <m:sty m:val="p"/>
                          </m:rPr>
                          <w:rPr>
                            <w:rFonts w:ascii="Cambria Math" w:hAnsi="Cambria Math"/>
                          </w:rPr>
                          <m:t>2</m:t>
                        </w:ins>
                      </m:r>
                    </m:sub>
                  </m:sSub>
                  <m:r>
                    <w:ins w:id="608" w:author="智绘未来专利代理" w:date="2021-09-03T17:45:00Z">
                      <m:rPr>
                        <m:sty m:val="p"/>
                      </m:rPr>
                      <w:rPr>
                        <w:rFonts w:ascii="Cambria Math" w:hAnsi="Cambria Math"/>
                      </w:rPr>
                      <m:t>-</m:t>
                    </w:ins>
                  </m:r>
                  <m:sSub>
                    <m:sSubPr>
                      <m:ctrlPr>
                        <w:ins w:id="609" w:author="智绘未来专利代理" w:date="2021-09-03T17:45:00Z">
                          <w:rPr>
                            <w:rFonts w:ascii="Cambria Math" w:hAnsi="Cambria Math"/>
                            <w:iCs/>
                          </w:rPr>
                        </w:ins>
                      </m:ctrlPr>
                    </m:sSubPr>
                    <m:e>
                      <m:r>
                        <w:ins w:id="610" w:author="智绘未来专利代理" w:date="2021-09-03T17:45:00Z">
                          <w:rPr>
                            <w:rFonts w:ascii="Cambria Math" w:hAnsi="Cambria Math"/>
                          </w:rPr>
                          <m:t>Z</m:t>
                        </w:ins>
                      </m:r>
                    </m:e>
                    <m:sub>
                      <m:r>
                        <w:ins w:id="611" w:author="智绘未来专利代理" w:date="2021-09-03T17:45:00Z">
                          <m:rPr>
                            <m:sty m:val="p"/>
                          </m:rPr>
                          <w:rPr>
                            <w:rFonts w:ascii="Cambria Math" w:hAnsi="Cambria Math"/>
                          </w:rPr>
                          <m:t>1</m:t>
                        </w:ins>
                      </m:r>
                    </m:sub>
                  </m:sSub>
                  <m:r>
                    <w:ins w:id="612" w:author="智绘未来专利代理" w:date="2021-09-03T17:45:00Z">
                      <m:rPr>
                        <m:sty m:val="p"/>
                      </m:rPr>
                      <w:rPr>
                        <w:rFonts w:ascii="Cambria Math" w:hAnsi="Cambria Math"/>
                      </w:rPr>
                      <m:t>*</m:t>
                    </w:ins>
                  </m:r>
                  <m:sSub>
                    <m:sSubPr>
                      <m:ctrlPr>
                        <w:ins w:id="613" w:author="智绘未来专利代理" w:date="2021-09-03T17:45:00Z">
                          <w:rPr>
                            <w:rFonts w:ascii="Cambria Math" w:hAnsi="Cambria Math"/>
                            <w:iCs/>
                          </w:rPr>
                        </w:ins>
                      </m:ctrlPr>
                    </m:sSubPr>
                    <m:e>
                      <m:r>
                        <w:ins w:id="614" w:author="智绘未来专利代理" w:date="2021-09-03T17:45:00Z">
                          <w:rPr>
                            <w:rFonts w:ascii="Cambria Math" w:hAnsi="Cambria Math"/>
                          </w:rPr>
                          <m:t>LenL</m:t>
                        </w:ins>
                      </m:r>
                    </m:e>
                    <m:sub>
                      <m:r>
                        <w:ins w:id="615" w:author="智绘未来专利代理" w:date="2021-09-03T17:45:00Z">
                          <m:rPr>
                            <m:sty m:val="p"/>
                          </m:rPr>
                          <w:rPr>
                            <w:rFonts w:ascii="Cambria Math" w:hAnsi="Cambria Math"/>
                          </w:rPr>
                          <m:t>2</m:t>
                        </w:ins>
                      </m:r>
                    </m:sub>
                  </m:sSub>
                  <m:r>
                    <w:ins w:id="616" w:author="智绘未来专利代理" w:date="2021-09-03T17:45:00Z">
                      <m:rPr>
                        <m:sty m:val="p"/>
                      </m:rPr>
                      <w:rPr>
                        <w:rFonts w:ascii="Cambria Math" w:hAnsi="Cambria Math"/>
                      </w:rPr>
                      <m:t>*</m:t>
                    </w:ins>
                  </m:r>
                  <m:sSub>
                    <m:sSubPr>
                      <m:ctrlPr>
                        <w:ins w:id="617" w:author="智绘未来专利代理" w:date="2021-09-03T17:45:00Z">
                          <w:rPr>
                            <w:rFonts w:ascii="Cambria Math" w:hAnsi="Cambria Math"/>
                            <w:iCs/>
                          </w:rPr>
                        </w:ins>
                      </m:ctrlPr>
                    </m:sSubPr>
                    <m:e>
                      <m:acc>
                        <m:accPr>
                          <m:chr m:val="̇"/>
                          <m:ctrlPr>
                            <w:ins w:id="618" w:author="智绘未来专利代理" w:date="2021-09-03T17:45:00Z">
                              <w:rPr>
                                <w:rFonts w:ascii="Cambria Math" w:hAnsi="Cambria Math"/>
                                <w:iCs/>
                              </w:rPr>
                            </w:ins>
                          </m:ctrlPr>
                        </m:accPr>
                        <m:e>
                          <m:r>
                            <w:ins w:id="619" w:author="智绘未来专利代理" w:date="2021-09-03T17:45:00Z">
                              <w:rPr>
                                <w:rFonts w:ascii="Cambria Math" w:hAnsi="Cambria Math"/>
                              </w:rPr>
                              <m:t>I</m:t>
                            </w:ins>
                          </m:r>
                        </m:e>
                      </m:acc>
                    </m:e>
                    <m:sub>
                      <m:r>
                        <w:ins w:id="620" w:author="智绘未来专利代理" w:date="2021-09-03T17:45:00Z">
                          <m:rPr>
                            <m:sty m:val="p"/>
                          </m:rPr>
                          <w:rPr>
                            <w:rFonts w:ascii="Cambria Math" w:hAnsi="Cambria Math"/>
                          </w:rPr>
                          <m:t>2</m:t>
                        </w:ins>
                      </m:r>
                    </m:sub>
                  </m:sSub>
                  <m:sSub>
                    <m:sSubPr>
                      <m:ctrlPr>
                        <w:ins w:id="621" w:author="智绘未来专利代理" w:date="2021-09-03T17:45:00Z">
                          <w:rPr>
                            <w:rFonts w:ascii="Cambria Math" w:hAnsi="Cambria Math"/>
                            <w:iCs/>
                          </w:rPr>
                        </w:ins>
                      </m:ctrlPr>
                    </m:sSubPr>
                    <m:e>
                      <m:r>
                        <w:ins w:id="622" w:author="智绘未来专利代理" w:date="2021-09-03T17:45:00Z">
                          <w:rPr>
                            <w:rFonts w:ascii="Cambria Math" w:hAnsi="Cambria Math"/>
                          </w:rPr>
                          <m:t>L</m:t>
                        </w:ins>
                      </m:r>
                    </m:e>
                    <m:sub>
                      <m:r>
                        <w:ins w:id="623" w:author="智绘未来专利代理" w:date="2021-09-03T17:45:00Z">
                          <m:rPr>
                            <m:sty m:val="p"/>
                          </m:rPr>
                          <w:rPr>
                            <w:rFonts w:ascii="Cambria Math" w:hAnsi="Cambria Math"/>
                          </w:rPr>
                          <m:t>2</m:t>
                        </w:ins>
                      </m:r>
                    </m:sub>
                  </m:sSub>
                </m:e>
              </m:eqArr>
            </m:e>
          </m:d>
        </m:oMath>
      </m:oMathPara>
    </w:p>
    <w:p w14:paraId="2B170359" w14:textId="1FE00A89" w:rsidR="00CE7C16" w:rsidRPr="009B1CC0" w:rsidRDefault="00CE7C16" w:rsidP="009B1CC0">
      <w:pPr>
        <w:pStyle w:val="00"/>
        <w:ind w:firstLine="480"/>
      </w:pPr>
      <w:ins w:id="624" w:author="智绘未来专利代理" w:date="2021-09-03T17:45:00Z">
        <w:r w:rsidRPr="00E655FB">
          <w:rPr>
            <w:rFonts w:hint="eastAsia"/>
          </w:rPr>
          <w:t>以如下公式计算得到</w:t>
        </w:r>
      </w:ins>
      <w:r w:rsidRPr="009B1CC0">
        <w:t>中间节点</w:t>
      </w:r>
      <m:oMath>
        <m:sSub>
          <m:sSubPr>
            <m:ctrlPr>
              <w:del w:id="625" w:author="智绘未来专利代理" w:date="2021-09-03T17:45:00Z">
                <w:rPr>
                  <w:rFonts w:ascii="Cambria Math" w:hAnsi="Cambria Math" w:cs="Times New Roman"/>
                  <w:iCs/>
                  <w:color w:val="000000" w:themeColor="text1"/>
                  <w:szCs w:val="24"/>
                </w:rPr>
              </w:del>
            </m:ctrlPr>
          </m:sSubPr>
          <m:e>
            <m:r>
              <w:del w:id="626" w:author="智绘未来专利代理" w:date="2021-09-03T17:45:00Z">
                <m:rPr>
                  <m:sty m:val="p"/>
                </m:rPr>
                <w:rPr>
                  <w:rFonts w:ascii="Cambria Math" w:hAnsi="Cambria Math" w:cs="Times New Roman"/>
                  <w:color w:val="000000" w:themeColor="text1"/>
                  <w:szCs w:val="24"/>
                </w:rPr>
                <m:t>T</m:t>
              </w:del>
            </m:r>
          </m:e>
          <m:sub>
            <m:r>
              <w:del w:id="627" w:author="智绘未来专利代理" w:date="2021-09-03T17:45:00Z">
                <w:rPr>
                  <w:rFonts w:ascii="Cambria Math" w:hAnsi="Cambria Math" w:cs="Times New Roman"/>
                  <w:color w:val="000000" w:themeColor="text1"/>
                  <w:szCs w:val="24"/>
                  <w:vertAlign w:val="subscript"/>
                </w:rPr>
                <m:t>i</m:t>
              </w:del>
            </m:r>
          </m:sub>
        </m:sSub>
      </m:oMath>
      <w:del w:id="628" w:author="智绘未来专利代理" w:date="2021-09-03T17:45:00Z">
        <w:r w:rsidR="0043536A">
          <w:rPr>
            <w:rFonts w:cs="Times New Roman"/>
            <w:color w:val="000000" w:themeColor="text1"/>
            <w:szCs w:val="24"/>
          </w:rPr>
          <w:delText>计算得到</w:delText>
        </w:r>
      </w:del>
      <m:oMath>
        <m:sSub>
          <m:sSubPr>
            <m:ctrlPr>
              <w:ins w:id="629" w:author="智绘未来专利代理" w:date="2021-09-03T17:45:00Z">
                <w:rPr>
                  <w:rFonts w:ascii="Cambria Math" w:hAnsi="Cambria Math"/>
                  <w:iCs/>
                </w:rPr>
              </w:ins>
            </m:ctrlPr>
          </m:sSubPr>
          <m:e>
            <m:r>
              <w:ins w:id="630" w:author="智绘未来专利代理" w:date="2021-09-03T17:45:00Z">
                <w:rPr>
                  <w:rFonts w:ascii="Cambria Math" w:hAnsi="Cambria Math"/>
                </w:rPr>
                <m:t>T</m:t>
              </w:ins>
            </m:r>
          </m:e>
          <m:sub>
            <m:r>
              <w:ins w:id="631" w:author="智绘未来专利代理" w:date="2021-09-03T17:45:00Z">
                <w:rPr>
                  <w:rFonts w:ascii="Cambria Math" w:hAnsi="Cambria Math"/>
                </w:rPr>
                <m:t>i</m:t>
              </w:ins>
            </m:r>
          </m:sub>
        </m:sSub>
      </m:oMath>
      <w:ins w:id="632" w:author="智绘未来专利代理" w:date="2021-09-03T17:45:00Z">
        <w:r w:rsidRPr="00E655FB">
          <w:rPr>
            <w:rFonts w:hint="eastAsia"/>
          </w:rPr>
          <w:t>的</w:t>
        </w:r>
      </w:ins>
      <w:r w:rsidRPr="009B1CC0">
        <w:t>1</w:t>
      </w:r>
      <w:r w:rsidRPr="009B1CC0">
        <w:t>个负序电压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del w:id="633" w:author="智绘未来专利代理" w:date="2021-09-03T17:45:00Z">
                <w:rPr>
                  <w:rFonts w:ascii="Cambria Math" w:hAnsi="Cambria Math" w:cs="Times New Roman"/>
                  <w:iCs/>
                  <w:color w:val="000000" w:themeColor="text1"/>
                  <w:szCs w:val="24"/>
                </w:rPr>
              </w:del>
            </m:ctrlPr>
          </m:sSubPr>
          <m:e>
            <m:r>
              <w:del w:id="634" w:author="智绘未来专利代理" w:date="2021-09-03T17:45:00Z">
                <m:rPr>
                  <m:sty m:val="p"/>
                </m:rPr>
                <w:rPr>
                  <w:rFonts w:ascii="Cambria Math" w:hAnsi="Cambria Math" w:cs="Times New Roman"/>
                  <w:color w:val="000000" w:themeColor="text1"/>
                  <w:szCs w:val="24"/>
                </w:rPr>
                <m:t>T</m:t>
              </w:del>
            </m:r>
          </m:e>
          <m:sub>
            <m:r>
              <w:del w:id="635" w:author="智绘未来专利代理" w:date="2021-09-03T17:45:00Z">
                <w:rPr>
                  <w:rFonts w:ascii="Cambria Math" w:hAnsi="Cambria Math" w:cs="Times New Roman"/>
                  <w:color w:val="000000" w:themeColor="text1"/>
                  <w:szCs w:val="24"/>
                  <w:vertAlign w:val="subscript"/>
                </w:rPr>
                <m:t>i</m:t>
              </w:del>
            </m:r>
          </m:sub>
        </m:sSub>
        <m:sSub>
          <m:sSubPr>
            <m:ctrlPr>
              <w:ins w:id="636" w:author="智绘未来专利代理" w:date="2021-09-03T17:45:00Z">
                <w:rPr>
                  <w:rFonts w:ascii="Cambria Math" w:hAnsi="Cambria Math"/>
                  <w:iCs/>
                </w:rPr>
              </w:ins>
            </m:ctrlPr>
          </m:sSubPr>
          <m:e>
            <m:r>
              <w:ins w:id="637" w:author="智绘未来专利代理" w:date="2021-09-03T17:45:00Z">
                <w:rPr>
                  <w:rFonts w:ascii="Cambria Math" w:hAnsi="Cambria Math"/>
                </w:rPr>
                <m:t>T</m:t>
              </w:ins>
            </m:r>
          </m:e>
          <m:sub>
            <m:r>
              <w:ins w:id="638" w:author="智绘未来专利代理" w:date="2021-09-03T17:45:00Z">
                <w:rPr>
                  <w:rFonts w:ascii="Cambria Math" w:hAnsi="Cambria Math"/>
                </w:rPr>
                <m:t>i</m:t>
              </w:ins>
            </m:r>
          </m:sub>
        </m:sSub>
        <m:r>
          <m:rPr>
            <m:sty m:val="p"/>
          </m:rPr>
          <w:rPr>
            <w:rFonts w:ascii="Cambria Math" w:hAnsi="Cambria Math"/>
          </w:rPr>
          <m:t>[1]</m:t>
        </m:r>
      </m:oMath>
      <w:del w:id="639" w:author="智绘未来专利代理" w:date="2021-09-03T17:45:00Z">
        <w:r w:rsidR="0043536A">
          <w:rPr>
            <w:rFonts w:cs="Times New Roman"/>
            <w:color w:val="000000" w:themeColor="text1"/>
            <w:szCs w:val="24"/>
          </w:rPr>
          <w:delText>的方法为：</w:delText>
        </w:r>
      </w:del>
      <w:ins w:id="640" w:author="智绘未来专利代理" w:date="2021-09-03T17:45:00Z">
        <w:r w:rsidRPr="00E655FB">
          <w:rPr>
            <w:rFonts w:hint="eastAsia"/>
          </w:rPr>
          <w:t>，</w:t>
        </w:r>
      </w:ins>
    </w:p>
    <w:p w14:paraId="2CE8478C" w14:textId="41FEF827" w:rsidR="00CE7C16" w:rsidRPr="009B1CC0" w:rsidRDefault="00CE7C16" w:rsidP="009B1CC0">
      <w:pPr>
        <w:pStyle w:val="00"/>
        <w:ind w:firstLine="480"/>
        <w:rPr>
          <w:rFonts w:hint="eastAsia"/>
        </w:rPr>
      </w:pPr>
      <m:oMathPara>
        <m:oMathParaPr>
          <m:jc m:val="left"/>
        </m:oMathPara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del w:id="641" w:author="智绘未来专利代理" w:date="2021-09-03T17:45:00Z">
                  <w:rPr>
                    <w:rFonts w:ascii="Cambria Math" w:hAnsi="Cambria Math" w:cs="Times New Roman"/>
                    <w:iCs/>
                    <w:color w:val="000000" w:themeColor="text1"/>
                    <w:szCs w:val="24"/>
                  </w:rPr>
                </w:del>
              </m:ctrlPr>
            </m:sSubPr>
            <m:e>
              <m:r>
                <w:del w:id="642" w:author="智绘未来专利代理" w:date="2021-09-03T17:45:00Z">
                  <m:rPr>
                    <m:sty m:val="p"/>
                  </m:rPr>
                  <w:rPr>
                    <w:rFonts w:ascii="Cambria Math" w:hAnsi="Cambria Math" w:cs="Times New Roman"/>
                    <w:color w:val="000000" w:themeColor="text1"/>
                    <w:szCs w:val="24"/>
                  </w:rPr>
                  <m:t>T</m:t>
                </w:del>
              </m:r>
            </m:e>
            <m:sub>
              <m:r>
                <w:del w:id="643" w:author="智绘未来专利代理" w:date="2021-09-03T17:45:00Z">
                  <w:rPr>
                    <w:rFonts w:ascii="Cambria Math" w:hAnsi="Cambria Math" w:cs="Times New Roman"/>
                    <w:color w:val="000000" w:themeColor="text1"/>
                    <w:szCs w:val="24"/>
                    <w:vertAlign w:val="subscript"/>
                  </w:rPr>
                  <m:t>i</m:t>
                </w:del>
              </m:r>
            </m:sub>
          </m:sSub>
          <m:sSub>
            <m:sSubPr>
              <m:ctrlPr>
                <w:ins w:id="644" w:author="智绘未来专利代理" w:date="2021-09-03T17:45:00Z">
                  <w:rPr>
                    <w:rFonts w:ascii="Cambria Math" w:hAnsi="Cambria Math"/>
                    <w:iCs/>
                  </w:rPr>
                </w:ins>
              </m:ctrlPr>
            </m:sSubPr>
            <m:e>
              <m:r>
                <w:ins w:id="645" w:author="智绘未来专利代理" w:date="2021-09-03T17:45:00Z">
                  <w:rPr>
                    <w:rFonts w:ascii="Cambria Math" w:hAnsi="Cambria Math"/>
                  </w:rPr>
                  <m:t>T</m:t>
                </w:ins>
              </m:r>
            </m:e>
            <m:sub>
              <m:r>
                <w:ins w:id="646" w:author="智绘未来专利代理" w:date="2021-09-03T17:45:00Z">
                  <w:rPr>
                    <w:rFonts w:ascii="Cambria Math" w:hAnsi="Cambria Math"/>
                  </w:rPr>
                  <m:t>i</m:t>
                </w:ins>
              </m:r>
            </m:sub>
          </m:sSub>
          <m:r>
            <m:rPr>
              <m:sty m:val="p"/>
            </m:rPr>
            <w:rPr>
              <w:rFonts w:ascii="Cambria Math" w:hAnsi="Cambria Math"/>
            </w:rPr>
            <m:t>[1] =</m:t>
          </m:r>
          <m:sSub>
            <m:sSubPr>
              <m:ctrlPr>
                <w:del w:id="647" w:author="智绘未来专利代理" w:date="2021-09-03T17:45:00Z">
                  <w:rPr>
                    <w:rFonts w:ascii="Cambria Math" w:hAnsi="Cambria Math" w:cs="Times New Roman"/>
                    <w:iCs/>
                    <w:color w:val="000000" w:themeColor="text1"/>
                    <w:szCs w:val="24"/>
                  </w:rPr>
                </w:del>
              </m:ctrlPr>
            </m:sSubPr>
            <m:e>
              <m:acc>
                <m:accPr>
                  <m:chr m:val="̇"/>
                  <m:ctrlPr>
                    <w:del w:id="648" w:author="智绘未来专利代理" w:date="2021-09-03T17:45:00Z">
                      <w:rPr>
                        <w:rFonts w:ascii="Cambria Math" w:hAnsi="Cambria Math" w:cs="Times New Roman"/>
                        <w:iCs/>
                        <w:color w:val="000000" w:themeColor="text1"/>
                        <w:szCs w:val="24"/>
                      </w:rPr>
                    </w:del>
                  </m:ctrlPr>
                </m:accPr>
                <m:e>
                  <m:r>
                    <w:del w:id="649" w:author="智绘未来专利代理" w:date="2021-09-03T17:45:00Z">
                      <w:rPr>
                        <w:rFonts w:ascii="Cambria Math" w:hAnsi="Cambria Math" w:cs="Times New Roman"/>
                        <w:color w:val="000000" w:themeColor="text1"/>
                        <w:szCs w:val="24"/>
                      </w:rPr>
                      <m:t>U</m:t>
                    </w:del>
                  </m:r>
                </m:e>
              </m:acc>
            </m:e>
            <m:sub>
              <m:r>
                <w:del w:id="650" w:author="智绘未来专利代理" w:date="2021-09-03T17:45:00Z">
                  <m:rPr>
                    <m:sty m:val="p"/>
                  </m:rPr>
                  <w:rPr>
                    <w:rFonts w:ascii="Cambria Math" w:hAnsi="Cambria Math" w:cs="Times New Roman"/>
                    <w:color w:val="000000" w:themeColor="text1"/>
                    <w:szCs w:val="24"/>
                    <w:vertAlign w:val="subscript"/>
                  </w:rPr>
                  <m:t>2</m:t>
                </w:del>
              </m:r>
            </m:sub>
          </m:sSub>
          <m:sSub>
            <m:sSubPr>
              <m:ctrlPr>
                <w:del w:id="651" w:author="智绘未来专利代理" w:date="2021-09-03T17:45:00Z">
                  <w:rPr>
                    <w:rFonts w:ascii="Cambria Math" w:hAnsi="Cambria Math" w:cs="Times New Roman"/>
                    <w:iCs/>
                    <w:color w:val="000000" w:themeColor="text1"/>
                    <w:szCs w:val="24"/>
                  </w:rPr>
                </w:del>
              </m:ctrlPr>
            </m:sSubPr>
            <m:e>
              <m:r>
                <w:del w:id="652" w:author="智绘未来专利代理" w:date="2021-09-03T17:45:00Z">
                  <m:rPr>
                    <m:sty m:val="p"/>
                  </m:rPr>
                  <w:rPr>
                    <w:rFonts w:ascii="Cambria Math" w:hAnsi="Cambria Math" w:cs="Times New Roman"/>
                    <w:color w:val="000000" w:themeColor="text1"/>
                    <w:szCs w:val="24"/>
                  </w:rPr>
                  <m:t>L</m:t>
                </w:del>
              </m:r>
            </m:e>
            <m:sub>
              <m:r>
                <w:del w:id="653" w:author="智绘未来专利代理" w:date="2021-09-03T17:45:00Z">
                  <w:rPr>
                    <w:rFonts w:ascii="Cambria Math" w:hAnsi="Cambria Math" w:cs="Times New Roman"/>
                    <w:color w:val="000000" w:themeColor="text1"/>
                    <w:szCs w:val="24"/>
                    <w:vertAlign w:val="subscript"/>
                  </w:rPr>
                  <m:t>i</m:t>
                </w:del>
              </m:r>
              <m:r>
                <w:del w:id="654" w:author="智绘未来专利代理" w:date="2021-09-03T17:45:00Z">
                  <m:rPr>
                    <m:sty m:val="p"/>
                  </m:rPr>
                  <w:rPr>
                    <w:rFonts w:ascii="Cambria Math" w:hAnsi="Cambria Math" w:cs="Times New Roman"/>
                    <w:color w:val="000000" w:themeColor="text1"/>
                    <w:szCs w:val="24"/>
                    <w:vertAlign w:val="subscript"/>
                  </w:rPr>
                  <m:t>+1</m:t>
                </w:del>
              </m:r>
            </m:sub>
          </m:sSub>
          <m:sSub>
            <m:sSubPr>
              <m:ctrlPr>
                <w:ins w:id="655" w:author="智绘未来专利代理" w:date="2021-09-03T17:45:00Z">
                  <w:rPr>
                    <w:rFonts w:ascii="Cambria Math" w:hAnsi="Cambria Math"/>
                    <w:iCs/>
                  </w:rPr>
                </w:ins>
              </m:ctrlPr>
            </m:sSubPr>
            <m:e>
              <m:acc>
                <m:accPr>
                  <m:chr m:val="̇"/>
                  <m:ctrlPr>
                    <w:ins w:id="656" w:author="智绘未来专利代理" w:date="2021-09-03T17:45:00Z">
                      <w:rPr>
                        <w:rFonts w:ascii="Cambria Math" w:hAnsi="Cambria Math"/>
                        <w:iCs/>
                      </w:rPr>
                    </w:ins>
                  </m:ctrlPr>
                </m:accPr>
                <m:e>
                  <m:r>
                    <w:ins w:id="657" w:author="智绘未来专利代理" w:date="2021-09-03T17:45:00Z">
                      <w:rPr>
                        <w:rFonts w:ascii="Cambria Math" w:hAnsi="Cambria Math"/>
                      </w:rPr>
                      <m:t>U</m:t>
                    </w:ins>
                  </m:r>
                </m:e>
              </m:acc>
            </m:e>
            <m:sub>
              <m:r>
                <w:ins w:id="658" w:author="智绘未来专利代理" w:date="2021-09-03T17:45:00Z">
                  <m:rPr>
                    <m:sty m:val="p"/>
                  </m:rPr>
                  <w:rPr>
                    <w:rFonts w:ascii="Cambria Math" w:hAnsi="Cambria Math"/>
                  </w:rPr>
                  <m:t>2</m:t>
                </w:ins>
              </m:r>
            </m:sub>
          </m:sSub>
          <m:sSub>
            <m:sSubPr>
              <m:ctrlPr>
                <w:ins w:id="659" w:author="智绘未来专利代理" w:date="2021-09-03T17:45:00Z">
                  <w:rPr>
                    <w:rFonts w:ascii="Cambria Math" w:hAnsi="Cambria Math"/>
                    <w:iCs/>
                  </w:rPr>
                </w:ins>
              </m:ctrlPr>
            </m:sSubPr>
            <m:e>
              <m:r>
                <w:ins w:id="660" w:author="智绘未来专利代理" w:date="2021-09-03T17:45:00Z">
                  <w:rPr>
                    <w:rFonts w:ascii="Cambria Math" w:hAnsi="Cambria Math"/>
                  </w:rPr>
                  <m:t>L</m:t>
                </w:ins>
              </m:r>
            </m:e>
            <m:sub>
              <m:r>
                <w:ins w:id="661" w:author="智绘未来专利代理" w:date="2021-09-03T17:45:00Z">
                  <w:rPr>
                    <w:rFonts w:ascii="Cambria Math" w:hAnsi="Cambria Math"/>
                  </w:rPr>
                  <m:t>i</m:t>
                </w:ins>
              </m:r>
              <m:r>
                <w:ins w:id="662" w:author="智绘未来专利代理" w:date="2021-09-03T17:45:00Z">
                  <m:rPr>
                    <m:sty m:val="p"/>
                  </m:rPr>
                  <w:rPr>
                    <w:rFonts w:ascii="Cambria Math" w:hAnsi="Cambria Math"/>
                  </w:rPr>
                  <m:t>+1</m:t>
                </w:ins>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del w:id="663" w:author="智绘未来专利代理" w:date="2021-09-03T17:45:00Z">
                  <w:rPr>
                    <w:rFonts w:ascii="Cambria Math" w:hAnsi="Cambria Math" w:cs="Times New Roman"/>
                    <w:iCs/>
                    <w:color w:val="000000" w:themeColor="text1"/>
                    <w:szCs w:val="24"/>
                  </w:rPr>
                </w:del>
              </m:ctrlPr>
            </m:sSubPr>
            <m:e>
              <m:r>
                <w:del w:id="664" w:author="智绘未来专利代理" w:date="2021-09-03T17:45:00Z">
                  <m:rPr>
                    <m:sty m:val="p"/>
                  </m:rPr>
                  <w:rPr>
                    <w:rFonts w:ascii="Cambria Math" w:hAnsi="Cambria Math" w:cs="Times New Roman"/>
                    <w:color w:val="000000" w:themeColor="text1"/>
                    <w:szCs w:val="24"/>
                  </w:rPr>
                  <m:t>LenL</m:t>
                </w:del>
              </m:r>
            </m:e>
            <m:sub>
              <m:r>
                <w:del w:id="665" w:author="智绘未来专利代理" w:date="2021-09-03T17:45:00Z">
                  <w:rPr>
                    <w:rFonts w:ascii="Cambria Math" w:hAnsi="Cambria Math" w:cs="Times New Roman"/>
                    <w:color w:val="000000" w:themeColor="text1"/>
                    <w:szCs w:val="24"/>
                    <w:vertAlign w:val="subscript"/>
                  </w:rPr>
                  <m:t>i</m:t>
                </w:del>
              </m:r>
              <m:r>
                <w:del w:id="666" w:author="智绘未来专利代理" w:date="2021-09-03T17:45:00Z">
                  <m:rPr>
                    <m:sty m:val="p"/>
                  </m:rPr>
                  <w:rPr>
                    <w:rFonts w:ascii="Cambria Math" w:hAnsi="Cambria Math" w:cs="Times New Roman"/>
                    <w:color w:val="000000" w:themeColor="text1"/>
                    <w:szCs w:val="24"/>
                    <w:vertAlign w:val="subscript"/>
                  </w:rPr>
                  <m:t>+1</m:t>
                </w:del>
              </m:r>
            </m:sub>
          </m:sSub>
          <m:sSub>
            <m:sSubPr>
              <m:ctrlPr>
                <w:ins w:id="667" w:author="智绘未来专利代理" w:date="2021-09-03T17:45:00Z">
                  <w:rPr>
                    <w:rFonts w:ascii="Cambria Math" w:hAnsi="Cambria Math"/>
                    <w:iCs/>
                  </w:rPr>
                </w:ins>
              </m:ctrlPr>
            </m:sSubPr>
            <m:e>
              <m:r>
                <w:ins w:id="668" w:author="智绘未来专利代理" w:date="2021-09-03T17:45:00Z">
                  <w:rPr>
                    <w:rFonts w:ascii="Cambria Math" w:hAnsi="Cambria Math"/>
                  </w:rPr>
                  <m:t>LenL</m:t>
                </w:ins>
              </m:r>
            </m:e>
            <m:sub>
              <m:r>
                <w:ins w:id="669" w:author="智绘未来专利代理" w:date="2021-09-03T17:45:00Z">
                  <w:rPr>
                    <w:rFonts w:ascii="Cambria Math" w:hAnsi="Cambria Math"/>
                  </w:rPr>
                  <m:t>i</m:t>
                </w:ins>
              </m:r>
              <m:r>
                <w:ins w:id="670" w:author="智绘未来专利代理" w:date="2021-09-03T17:45:00Z">
                  <m:rPr>
                    <m:sty m:val="p"/>
                  </m:rPr>
                  <w:rPr>
                    <w:rFonts w:ascii="Cambria Math" w:hAnsi="Cambria Math"/>
                  </w:rPr>
                  <m:t>+1</m:t>
                </w:ins>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w:rPr>
                  <w:rFonts w:ascii="Cambria Math" w:hAnsi="Cambria Math"/>
                </w:rPr>
                <m:t>2</m:t>
              </m:r>
            </m:sub>
          </m:sSub>
          <m:sSub>
            <m:sSubPr>
              <m:ctrlPr>
                <w:del w:id="671" w:author="智绘未来专利代理" w:date="2021-09-03T17:45:00Z">
                  <w:rPr>
                    <w:rFonts w:ascii="Cambria Math" w:hAnsi="Cambria Math" w:cs="Times New Roman"/>
                    <w:iCs/>
                    <w:color w:val="000000" w:themeColor="text1"/>
                    <w:szCs w:val="24"/>
                  </w:rPr>
                </w:del>
              </m:ctrlPr>
            </m:sSubPr>
            <m:e>
              <m:r>
                <w:del w:id="672" w:author="智绘未来专利代理" w:date="2021-09-03T17:45:00Z">
                  <m:rPr>
                    <m:sty m:val="p"/>
                  </m:rPr>
                  <w:rPr>
                    <w:rFonts w:ascii="Cambria Math" w:hAnsi="Cambria Math" w:cs="Times New Roman"/>
                    <w:color w:val="000000" w:themeColor="text1"/>
                    <w:szCs w:val="24"/>
                  </w:rPr>
                  <m:t>L</m:t>
                </w:del>
              </m:r>
            </m:e>
            <m:sub>
              <m:r>
                <w:del w:id="673" w:author="智绘未来专利代理" w:date="2021-09-03T17:45:00Z">
                  <w:rPr>
                    <w:rFonts w:ascii="Cambria Math" w:hAnsi="Cambria Math" w:cs="Times New Roman"/>
                    <w:color w:val="000000" w:themeColor="text1"/>
                    <w:szCs w:val="24"/>
                  </w:rPr>
                  <m:t>i</m:t>
                </w:del>
              </m:r>
              <m:r>
                <w:del w:id="674" w:author="智绘未来专利代理" w:date="2021-09-03T17:45:00Z">
                  <m:rPr>
                    <m:sty m:val="p"/>
                  </m:rPr>
                  <w:rPr>
                    <w:rFonts w:ascii="Cambria Math" w:hAnsi="Cambria Math" w:cs="Times New Roman"/>
                    <w:color w:val="000000" w:themeColor="text1"/>
                    <w:szCs w:val="24"/>
                  </w:rPr>
                  <m:t>+1</m:t>
                </w:del>
              </m:r>
            </m:sub>
          </m:sSub>
          <m:sSub>
            <m:sSubPr>
              <m:ctrlPr>
                <w:ins w:id="675" w:author="智绘未来专利代理" w:date="2021-09-03T17:45:00Z">
                  <w:rPr>
                    <w:rFonts w:ascii="Cambria Math" w:hAnsi="Cambria Math"/>
                    <w:iCs/>
                  </w:rPr>
                </w:ins>
              </m:ctrlPr>
            </m:sSubPr>
            <m:e>
              <m:r>
                <w:ins w:id="676" w:author="智绘未来专利代理" w:date="2021-09-03T17:45:00Z">
                  <w:rPr>
                    <w:rFonts w:ascii="Cambria Math" w:hAnsi="Cambria Math"/>
                  </w:rPr>
                  <m:t>L</m:t>
                </w:ins>
              </m:r>
            </m:e>
            <m:sub>
              <m:r>
                <w:ins w:id="677" w:author="智绘未来专利代理" w:date="2021-09-03T17:45:00Z">
                  <w:rPr>
                    <w:rFonts w:ascii="Cambria Math" w:hAnsi="Cambria Math"/>
                  </w:rPr>
                  <m:t>i</m:t>
                </w:ins>
              </m:r>
              <m:r>
                <w:ins w:id="678" w:author="智绘未来专利代理" w:date="2021-09-03T17:45:00Z">
                  <m:rPr>
                    <m:sty m:val="p"/>
                  </m:rPr>
                  <w:rPr>
                    <w:rFonts w:ascii="Cambria Math" w:hAnsi="Cambria Math"/>
                  </w:rPr>
                  <m:t>+1</m:t>
                </w:ins>
              </m:r>
            </m:sub>
          </m:sSub>
        </m:oMath>
      </m:oMathPara>
    </w:p>
    <w:p w14:paraId="660D9402" w14:textId="24A5035B" w:rsidR="00CE7C16" w:rsidRPr="009B1CC0" w:rsidRDefault="0043536A" w:rsidP="009B1CC0">
      <w:pPr>
        <w:pStyle w:val="00"/>
        <w:ind w:firstLine="480"/>
      </w:pPr>
      <w:del w:id="679" w:author="智绘未来专利代理" w:date="2021-09-03T17:45:00Z">
        <w:r>
          <w:rPr>
            <w:rFonts w:cs="Times New Roman"/>
            <w:color w:val="000000" w:themeColor="text1"/>
            <w:szCs w:val="24"/>
          </w:rPr>
          <w:delText>节点</w:delText>
        </w:r>
      </w:del>
      <m:oMath>
        <m:sSub>
          <m:sSubPr>
            <m:ctrlPr>
              <w:del w:id="680" w:author="智绘未来专利代理" w:date="2021-09-03T17:45:00Z">
                <w:rPr>
                  <w:rFonts w:ascii="Cambria Math" w:hAnsi="Cambria Math" w:cs="Times New Roman"/>
                  <w:iCs/>
                  <w:color w:val="000000" w:themeColor="text1"/>
                  <w:szCs w:val="24"/>
                </w:rPr>
              </w:del>
            </m:ctrlPr>
          </m:sSubPr>
          <m:e>
            <m:r>
              <w:del w:id="681" w:author="智绘未来专利代理" w:date="2021-09-03T17:45:00Z">
                <m:rPr>
                  <m:sty m:val="p"/>
                </m:rPr>
                <w:rPr>
                  <w:rFonts w:ascii="Cambria Math" w:hAnsi="Cambria Math" w:cs="Times New Roman"/>
                  <w:color w:val="000000" w:themeColor="text1"/>
                  <w:szCs w:val="24"/>
                </w:rPr>
                <m:t>T</m:t>
              </w:del>
            </m:r>
          </m:e>
          <m:sub>
            <m:r>
              <w:del w:id="682" w:author="智绘未来专利代理" w:date="2021-09-03T17:45:00Z">
                <m:rPr>
                  <m:sty m:val="p"/>
                </m:rPr>
                <w:rPr>
                  <w:rFonts w:ascii="Cambria Math" w:hAnsi="Cambria Math" w:cs="Times New Roman"/>
                  <w:color w:val="000000" w:themeColor="text1"/>
                  <w:szCs w:val="24"/>
                  <w:vertAlign w:val="subscript"/>
                </w:rPr>
                <m:t>N</m:t>
              </w:del>
            </m:r>
          </m:sub>
        </m:sSub>
      </m:oMath>
      <w:ins w:id="683" w:author="智绘未来专利代理" w:date="2021-09-03T17:45:00Z">
        <w:r w:rsidR="00CE7C16" w:rsidRPr="00E655FB">
          <w:rPr>
            <w:rFonts w:hint="eastAsia"/>
          </w:rPr>
          <w:t>以如下公式</w:t>
        </w:r>
      </w:ins>
      <w:r w:rsidR="00CE7C16" w:rsidRPr="009B1CC0">
        <w:rPr>
          <w:rFonts w:hint="eastAsia"/>
        </w:rPr>
        <w:t>计算得到</w:t>
      </w:r>
      <w:ins w:id="684" w:author="智绘未来专利代理" w:date="2021-09-03T17:45:00Z">
        <w:r w:rsidR="00CE7C16" w:rsidRPr="00E655FB">
          <w:t>节点</w:t>
        </w:r>
      </w:ins>
      <m:oMath>
        <m:sSub>
          <m:sSubPr>
            <m:ctrlPr>
              <w:ins w:id="685" w:author="智绘未来专利代理" w:date="2021-09-03T17:45:00Z">
                <w:rPr>
                  <w:rFonts w:ascii="Cambria Math" w:hAnsi="Cambria Math"/>
                  <w:iCs/>
                </w:rPr>
              </w:ins>
            </m:ctrlPr>
          </m:sSubPr>
          <m:e>
            <m:r>
              <w:ins w:id="686" w:author="智绘未来专利代理" w:date="2021-09-03T17:45:00Z">
                <w:rPr>
                  <w:rFonts w:ascii="Cambria Math" w:hAnsi="Cambria Math"/>
                </w:rPr>
                <m:t>T</m:t>
              </w:ins>
            </m:r>
          </m:e>
          <m:sub>
            <m:r>
              <w:ins w:id="687" w:author="智绘未来专利代理" w:date="2021-09-03T17:45:00Z">
                <w:rPr>
                  <w:rFonts w:ascii="Cambria Math" w:hAnsi="Cambria Math"/>
                </w:rPr>
                <m:t>N</m:t>
              </w:ins>
            </m:r>
          </m:sub>
        </m:sSub>
      </m:oMath>
      <w:ins w:id="688" w:author="智绘未来专利代理" w:date="2021-09-03T17:45:00Z">
        <w:r w:rsidR="00CE7C16" w:rsidRPr="00E655FB">
          <w:rPr>
            <w:rFonts w:hint="eastAsia"/>
          </w:rPr>
          <w:t>的</w:t>
        </w:r>
      </w:ins>
      <w:r w:rsidR="00CE7C16" w:rsidRPr="009B1CC0">
        <w:t>2</w:t>
      </w:r>
      <w:r w:rsidR="00CE7C16" w:rsidRPr="009B1CC0">
        <w:t>个负序电压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689" w:author="智绘未来专利代理" w:date="2021-09-03T17:45:00Z">
                <w:rPr>
                  <w:rFonts w:ascii="Cambria Math" w:hAnsi="Cambria Math" w:cs="Times New Roman"/>
                  <w:iCs/>
                  <w:color w:val="000000" w:themeColor="text1"/>
                  <w:szCs w:val="24"/>
                </w:rPr>
              </w:del>
            </m:ctrlPr>
          </m:sSubPr>
          <m:e>
            <m:r>
              <w:del w:id="690" w:author="智绘未来专利代理" w:date="2021-09-03T17:45:00Z">
                <m:rPr>
                  <m:sty m:val="p"/>
                </m:rPr>
                <w:rPr>
                  <w:rFonts w:ascii="Cambria Math" w:hAnsi="Cambria Math" w:cs="Times New Roman"/>
                  <w:color w:val="000000" w:themeColor="text1"/>
                  <w:szCs w:val="24"/>
                </w:rPr>
                <m:t>T</m:t>
              </w:del>
            </m:r>
          </m:e>
          <m:sub>
            <m:r>
              <w:del w:id="691" w:author="智绘未来专利代理" w:date="2021-09-03T17:45:00Z">
                <m:rPr>
                  <m:sty m:val="p"/>
                </m:rPr>
                <w:rPr>
                  <w:rFonts w:ascii="Cambria Math" w:hAnsi="Cambria Math" w:cs="Times New Roman"/>
                  <w:color w:val="000000" w:themeColor="text1"/>
                  <w:szCs w:val="24"/>
                  <w:vertAlign w:val="subscript"/>
                </w:rPr>
                <m:t>N</m:t>
              </w:del>
            </m:r>
          </m:sub>
        </m:sSub>
        <m:sSub>
          <m:sSubPr>
            <m:ctrlPr>
              <w:ins w:id="692" w:author="智绘未来专利代理" w:date="2021-09-03T17:45:00Z">
                <w:rPr>
                  <w:rFonts w:ascii="Cambria Math" w:hAnsi="Cambria Math"/>
                  <w:iCs/>
                </w:rPr>
              </w:ins>
            </m:ctrlPr>
          </m:sSubPr>
          <m:e>
            <m:r>
              <w:ins w:id="693" w:author="智绘未来专利代理" w:date="2021-09-03T17:45:00Z">
                <w:rPr>
                  <w:rFonts w:ascii="Cambria Math" w:hAnsi="Cambria Math"/>
                </w:rPr>
                <m:t>T</m:t>
              </w:ins>
            </m:r>
          </m:e>
          <m:sub>
            <m:r>
              <w:ins w:id="694" w:author="智绘未来专利代理" w:date="2021-09-03T17:45:00Z">
                <w:rPr>
                  <w:rFonts w:ascii="Cambria Math" w:hAnsi="Cambria Math"/>
                </w:rPr>
                <m:t>N</m:t>
              </w:ins>
            </m:r>
          </m:sub>
        </m:sSub>
        <m:r>
          <m:rPr>
            <m:sty m:val="p"/>
          </m:rPr>
          <w:rPr>
            <w:rFonts w:ascii="Cambria Math" w:hAnsi="Cambria Math"/>
          </w:rPr>
          <m:t>[1]</m:t>
        </m:r>
      </m:oMath>
      <w:r w:rsidR="00CE7C16"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695" w:author="智绘未来专利代理" w:date="2021-09-03T17:45:00Z">
                <w:rPr>
                  <w:rFonts w:ascii="Cambria Math" w:hAnsi="Cambria Math" w:cs="Times New Roman"/>
                  <w:iCs/>
                  <w:color w:val="000000" w:themeColor="text1"/>
                  <w:szCs w:val="24"/>
                </w:rPr>
              </w:del>
            </m:ctrlPr>
          </m:sSubPr>
          <m:e>
            <m:r>
              <w:del w:id="696" w:author="智绘未来专利代理" w:date="2021-09-03T17:45:00Z">
                <m:rPr>
                  <m:sty m:val="p"/>
                </m:rPr>
                <w:rPr>
                  <w:rFonts w:ascii="Cambria Math" w:hAnsi="Cambria Math" w:cs="Times New Roman"/>
                  <w:color w:val="000000" w:themeColor="text1"/>
                  <w:szCs w:val="24"/>
                </w:rPr>
                <m:t>T</m:t>
              </w:del>
            </m:r>
          </m:e>
          <m:sub>
            <m:r>
              <w:del w:id="697" w:author="智绘未来专利代理" w:date="2021-09-03T17:45:00Z">
                <m:rPr>
                  <m:sty m:val="p"/>
                </m:rPr>
                <w:rPr>
                  <w:rFonts w:ascii="Cambria Math" w:hAnsi="Cambria Math" w:cs="Times New Roman"/>
                  <w:color w:val="000000" w:themeColor="text1"/>
                  <w:szCs w:val="24"/>
                  <w:vertAlign w:val="subscript"/>
                </w:rPr>
                <m:t>N</m:t>
              </w:del>
            </m:r>
          </m:sub>
        </m:sSub>
        <m:sSub>
          <m:sSubPr>
            <m:ctrlPr>
              <w:ins w:id="698" w:author="智绘未来专利代理" w:date="2021-09-03T17:45:00Z">
                <w:rPr>
                  <w:rFonts w:ascii="Cambria Math" w:hAnsi="Cambria Math"/>
                  <w:iCs/>
                </w:rPr>
              </w:ins>
            </m:ctrlPr>
          </m:sSubPr>
          <m:e>
            <m:r>
              <w:ins w:id="699" w:author="智绘未来专利代理" w:date="2021-09-03T17:45:00Z">
                <w:rPr>
                  <w:rFonts w:ascii="Cambria Math" w:hAnsi="Cambria Math"/>
                </w:rPr>
                <m:t>T</m:t>
              </w:ins>
            </m:r>
          </m:e>
          <m:sub>
            <m:r>
              <w:ins w:id="700" w:author="智绘未来专利代理" w:date="2021-09-03T17:45:00Z">
                <w:rPr>
                  <w:rFonts w:ascii="Cambria Math" w:hAnsi="Cambria Math"/>
                </w:rPr>
                <m:t>N</m:t>
              </w:ins>
            </m:r>
          </m:sub>
        </m:sSub>
        <m:r>
          <m:rPr>
            <m:sty m:val="p"/>
          </m:rPr>
          <w:rPr>
            <w:rFonts w:ascii="Cambria Math" w:hAnsi="Cambria Math"/>
          </w:rPr>
          <m:t>[2]</m:t>
        </m:r>
      </m:oMath>
      <w:del w:id="701" w:author="智绘未来专利代理" w:date="2021-09-03T17:45:00Z">
        <w:r>
          <w:rPr>
            <w:rFonts w:cs="Times New Roman"/>
            <w:color w:val="000000" w:themeColor="text1"/>
            <w:szCs w:val="24"/>
          </w:rPr>
          <w:delText>的方法为：</w:delText>
        </w:r>
      </w:del>
      <w:ins w:id="702" w:author="智绘未来专利代理" w:date="2021-09-03T17:45:00Z">
        <w:r w:rsidR="00CE7C16" w:rsidRPr="00E655FB">
          <w:rPr>
            <w:rFonts w:hint="eastAsia"/>
          </w:rPr>
          <w:t>，</w:t>
        </w:r>
      </w:ins>
    </w:p>
    <w:p w14:paraId="697E82F6" w14:textId="77777777" w:rsidR="00190AAD" w:rsidRDefault="0043536A">
      <w:pPr>
        <w:pStyle w:val="af8"/>
        <w:spacing w:line="360" w:lineRule="auto"/>
        <w:ind w:leftChars="208" w:left="850" w:hangingChars="172" w:hanging="413"/>
        <w:rPr>
          <w:del w:id="703"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704" w:author="智绘未来专利代理" w:date="2021-09-03T17:45:00Z">
                  <w:rPr>
                    <w:rFonts w:ascii="Cambria Math" w:eastAsia="宋体" w:hAnsi="Cambria Math" w:cs="Times New Roman"/>
                    <w:iCs/>
                    <w:color w:val="000000" w:themeColor="text1"/>
                    <w:sz w:val="24"/>
                    <w:szCs w:val="24"/>
                  </w:rPr>
                </w:del>
              </m:ctrlPr>
            </m:sSubPr>
            <m:e>
              <m:acc>
                <m:accPr>
                  <m:chr m:val="̇"/>
                  <m:ctrlPr>
                    <w:del w:id="705" w:author="智绘未来专利代理" w:date="2021-09-03T17:45:00Z">
                      <w:rPr>
                        <w:rFonts w:ascii="Cambria Math" w:eastAsia="宋体" w:hAnsi="Cambria Math" w:cs="Times New Roman"/>
                        <w:iCs/>
                        <w:color w:val="000000" w:themeColor="text1"/>
                        <w:sz w:val="24"/>
                        <w:szCs w:val="24"/>
                      </w:rPr>
                    </w:del>
                  </m:ctrlPr>
                </m:accPr>
                <m:e>
                  <m:r>
                    <w:del w:id="706" w:author="智绘未来专利代理" w:date="2021-09-03T17:45:00Z">
                      <w:rPr>
                        <w:rFonts w:ascii="Cambria Math" w:eastAsia="宋体" w:hAnsi="Cambria Math" w:cs="Times New Roman"/>
                        <w:color w:val="000000" w:themeColor="text1"/>
                        <w:sz w:val="24"/>
                        <w:szCs w:val="24"/>
                      </w:rPr>
                      <m:t>U</m:t>
                    </w:del>
                  </m:r>
                </m:e>
              </m:acc>
            </m:e>
            <m:sub>
              <m:r>
                <w:del w:id="707" w:author="智绘未来专利代理" w:date="2021-09-03T17:45:00Z">
                  <m:rPr>
                    <m:sty m:val="p"/>
                  </m:rPr>
                  <w:rPr>
                    <w:rFonts w:ascii="Cambria Math" w:eastAsia="宋体" w:hAnsi="Cambria Math" w:cs="Times New Roman"/>
                    <w:color w:val="000000" w:themeColor="text1"/>
                    <w:sz w:val="24"/>
                    <w:szCs w:val="24"/>
                    <w:vertAlign w:val="subscript"/>
                  </w:rPr>
                  <m:t>2</m:t>
                </w:del>
              </m:r>
            </m:sub>
          </m:sSub>
          <m:sSub>
            <m:sSubPr>
              <m:ctrlPr>
                <w:del w:id="708" w:author="智绘未来专利代理" w:date="2021-09-03T17:45:00Z">
                  <w:rPr>
                    <w:rFonts w:ascii="Cambria Math" w:eastAsia="宋体" w:hAnsi="Cambria Math" w:cs="Times New Roman"/>
                    <w:iCs/>
                    <w:color w:val="000000" w:themeColor="text1"/>
                    <w:sz w:val="24"/>
                    <w:szCs w:val="24"/>
                  </w:rPr>
                </w:del>
              </m:ctrlPr>
            </m:sSubPr>
            <m:e>
              <m:r>
                <w:del w:id="709" w:author="智绘未来专利代理" w:date="2021-09-03T17:45:00Z">
                  <m:rPr>
                    <m:sty m:val="p"/>
                  </m:rPr>
                  <w:rPr>
                    <w:rFonts w:ascii="Cambria Math" w:eastAsia="宋体" w:hAnsi="Cambria Math" w:cs="Times New Roman"/>
                    <w:color w:val="000000" w:themeColor="text1"/>
                    <w:sz w:val="24"/>
                    <w:szCs w:val="24"/>
                  </w:rPr>
                  <m:t>T</m:t>
                </w:del>
              </m:r>
            </m:e>
            <m:sub>
              <m:r>
                <w:del w:id="710" w:author="智绘未来专利代理" w:date="2021-09-03T17:45:00Z">
                  <m:rPr>
                    <m:sty m:val="p"/>
                  </m:rPr>
                  <w:rPr>
                    <w:rFonts w:ascii="Cambria Math" w:eastAsia="宋体" w:hAnsi="Cambria Math" w:cs="Times New Roman"/>
                    <w:color w:val="000000" w:themeColor="text1"/>
                    <w:sz w:val="24"/>
                    <w:szCs w:val="24"/>
                    <w:vertAlign w:val="subscript"/>
                  </w:rPr>
                  <m:t>N</m:t>
                </w:del>
              </m:r>
            </m:sub>
          </m:sSub>
          <m:r>
            <w:del w:id="711" w:author="智绘未来专利代理" w:date="2021-09-03T17:45:00Z">
              <m:rPr>
                <m:sty m:val="p"/>
              </m:rPr>
              <w:rPr>
                <w:rFonts w:ascii="Cambria Math" w:eastAsia="宋体" w:hAnsi="Cambria Math" w:cs="Times New Roman"/>
                <w:color w:val="000000" w:themeColor="text1"/>
                <w:sz w:val="24"/>
                <w:szCs w:val="24"/>
              </w:rPr>
              <m:t>[1]</m:t>
            </w:del>
          </m:r>
          <m:r>
            <w:del w:id="712"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713" w:author="智绘未来专利代理" w:date="2021-09-03T17:45:00Z">
              <m:rPr>
                <m:sty m:val="p"/>
              </m:rPr>
              <w:rPr>
                <w:rFonts w:ascii="Cambria Math" w:eastAsia="宋体" w:hAnsi="Cambria Math" w:cs="Times New Roman"/>
                <w:color w:val="000000" w:themeColor="text1"/>
                <w:sz w:val="24"/>
                <w:szCs w:val="24"/>
              </w:rPr>
              <m:t>=</m:t>
            </w:del>
          </m:r>
          <m:sSub>
            <m:sSubPr>
              <m:ctrlPr>
                <w:del w:id="714" w:author="智绘未来专利代理" w:date="2021-09-03T17:45:00Z">
                  <w:rPr>
                    <w:rFonts w:ascii="Cambria Math" w:eastAsia="宋体" w:hAnsi="Cambria Math" w:cs="Times New Roman"/>
                    <w:iCs/>
                    <w:color w:val="000000" w:themeColor="text1"/>
                    <w:sz w:val="24"/>
                    <w:szCs w:val="24"/>
                  </w:rPr>
                </w:del>
              </m:ctrlPr>
            </m:sSubPr>
            <m:e>
              <m:acc>
                <m:accPr>
                  <m:chr m:val="̇"/>
                  <m:ctrlPr>
                    <w:del w:id="715" w:author="智绘未来专利代理" w:date="2021-09-03T17:45:00Z">
                      <w:rPr>
                        <w:rFonts w:ascii="Cambria Math" w:eastAsia="宋体" w:hAnsi="Cambria Math" w:cs="Times New Roman"/>
                        <w:iCs/>
                        <w:color w:val="000000" w:themeColor="text1"/>
                        <w:sz w:val="24"/>
                        <w:szCs w:val="24"/>
                      </w:rPr>
                    </w:del>
                  </m:ctrlPr>
                </m:accPr>
                <m:e>
                  <m:r>
                    <w:del w:id="716" w:author="智绘未来专利代理" w:date="2021-09-03T17:45:00Z">
                      <w:rPr>
                        <w:rFonts w:ascii="Cambria Math" w:eastAsia="宋体" w:hAnsi="Cambria Math" w:cs="Times New Roman"/>
                        <w:color w:val="000000" w:themeColor="text1"/>
                        <w:sz w:val="24"/>
                        <w:szCs w:val="24"/>
                      </w:rPr>
                      <m:t>U</m:t>
                    </w:del>
                  </m:r>
                </m:e>
              </m:acc>
            </m:e>
            <m:sub>
              <m:r>
                <w:del w:id="717" w:author="智绘未来专利代理" w:date="2021-09-03T17:45:00Z">
                  <m:rPr>
                    <m:sty m:val="p"/>
                  </m:rPr>
                  <w:rPr>
                    <w:rFonts w:ascii="Cambria Math" w:eastAsia="宋体" w:hAnsi="Cambria Math" w:cs="Times New Roman"/>
                    <w:color w:val="000000" w:themeColor="text1"/>
                    <w:sz w:val="24"/>
                    <w:szCs w:val="24"/>
                    <w:vertAlign w:val="subscript"/>
                  </w:rPr>
                  <m:t>2</m:t>
                </w:del>
              </m:r>
            </m:sub>
          </m:sSub>
          <m:sSub>
            <m:sSubPr>
              <m:ctrlPr>
                <w:del w:id="718" w:author="智绘未来专利代理" w:date="2021-09-03T17:45:00Z">
                  <w:rPr>
                    <w:rFonts w:ascii="Cambria Math" w:eastAsia="宋体" w:hAnsi="Cambria Math" w:cs="Times New Roman"/>
                    <w:iCs/>
                    <w:color w:val="000000" w:themeColor="text1"/>
                    <w:sz w:val="24"/>
                    <w:szCs w:val="24"/>
                  </w:rPr>
                </w:del>
              </m:ctrlPr>
            </m:sSubPr>
            <m:e>
              <m:r>
                <w:del w:id="719" w:author="智绘未来专利代理" w:date="2021-09-03T17:45:00Z">
                  <m:rPr>
                    <m:sty m:val="p"/>
                  </m:rPr>
                  <w:rPr>
                    <w:rFonts w:ascii="Cambria Math" w:eastAsia="宋体" w:hAnsi="Cambria Math" w:cs="Times New Roman"/>
                    <w:color w:val="000000" w:themeColor="text1"/>
                    <w:sz w:val="24"/>
                    <w:szCs w:val="24"/>
                  </w:rPr>
                  <m:t>L</m:t>
                </w:del>
              </m:r>
            </m:e>
            <m:sub>
              <m:r>
                <w:del w:id="720" w:author="智绘未来专利代理" w:date="2021-09-03T17:45:00Z">
                  <m:rPr>
                    <m:sty m:val="p"/>
                  </m:rPr>
                  <w:rPr>
                    <w:rFonts w:ascii="Cambria Math" w:eastAsia="宋体" w:hAnsi="Cambria Math" w:cs="Times New Roman"/>
                    <w:color w:val="000000" w:themeColor="text1"/>
                    <w:sz w:val="24"/>
                    <w:szCs w:val="24"/>
                    <w:vertAlign w:val="subscript"/>
                  </w:rPr>
                  <m:t>N+1</m:t>
                </w:del>
              </m:r>
            </m:sub>
          </m:sSub>
          <m:r>
            <w:del w:id="721" w:author="智绘未来专利代理" w:date="2021-09-03T17:45:00Z">
              <m:rPr>
                <m:sty m:val="p"/>
              </m:rPr>
              <w:rPr>
                <w:rFonts w:ascii="Cambria Math" w:eastAsia="宋体" w:hAnsi="Cambria Math" w:cs="Times New Roman"/>
                <w:color w:val="000000" w:themeColor="text1"/>
                <w:sz w:val="24"/>
                <w:szCs w:val="24"/>
              </w:rPr>
              <m:t>-</m:t>
            </w:del>
          </m:r>
          <m:sSub>
            <m:sSubPr>
              <m:ctrlPr>
                <w:del w:id="722" w:author="智绘未来专利代理" w:date="2021-09-03T17:45:00Z">
                  <w:rPr>
                    <w:rFonts w:ascii="Cambria Math" w:eastAsia="宋体" w:hAnsi="Cambria Math" w:cs="Times New Roman"/>
                    <w:iCs/>
                    <w:color w:val="000000" w:themeColor="text1"/>
                    <w:sz w:val="24"/>
                    <w:szCs w:val="24"/>
                  </w:rPr>
                </w:del>
              </m:ctrlPr>
            </m:sSubPr>
            <m:e>
              <m:r>
                <w:del w:id="723" w:author="智绘未来专利代理" w:date="2021-09-03T17:45:00Z">
                  <w:rPr>
                    <w:rFonts w:ascii="Cambria Math" w:eastAsia="宋体" w:hAnsi="Cambria Math" w:cs="Times New Roman"/>
                    <w:color w:val="000000" w:themeColor="text1"/>
                    <w:sz w:val="24"/>
                    <w:szCs w:val="24"/>
                  </w:rPr>
                  <m:t>Z</m:t>
                </w:del>
              </m:r>
            </m:e>
            <m:sub>
              <m:r>
                <w:del w:id="724" w:author="智绘未来专利代理" w:date="2021-09-03T17:45:00Z">
                  <m:rPr>
                    <m:sty m:val="p"/>
                  </m:rPr>
                  <w:rPr>
                    <w:rFonts w:ascii="Cambria Math" w:eastAsia="宋体" w:hAnsi="Cambria Math" w:cs="Times New Roman"/>
                    <w:color w:val="000000" w:themeColor="text1"/>
                    <w:sz w:val="24"/>
                    <w:szCs w:val="24"/>
                  </w:rPr>
                  <m:t>1</m:t>
                </w:del>
              </m:r>
            </m:sub>
          </m:sSub>
          <m:r>
            <w:del w:id="725" w:author="智绘未来专利代理" w:date="2021-09-03T17:45:00Z">
              <m:rPr>
                <m:sty m:val="p"/>
              </m:rPr>
              <w:rPr>
                <w:rFonts w:ascii="Cambria Math" w:eastAsia="宋体" w:hAnsi="Cambria Math" w:cs="Times New Roman"/>
                <w:color w:val="000000" w:themeColor="text1"/>
                <w:sz w:val="24"/>
                <w:szCs w:val="24"/>
              </w:rPr>
              <m:t>*</m:t>
            </w:del>
          </m:r>
          <m:sSub>
            <m:sSubPr>
              <m:ctrlPr>
                <w:del w:id="726" w:author="智绘未来专利代理" w:date="2021-09-03T17:45:00Z">
                  <w:rPr>
                    <w:rFonts w:ascii="Cambria Math" w:eastAsia="宋体" w:hAnsi="Cambria Math" w:cs="Times New Roman"/>
                    <w:iCs/>
                    <w:color w:val="000000" w:themeColor="text1"/>
                    <w:sz w:val="24"/>
                    <w:szCs w:val="24"/>
                  </w:rPr>
                </w:del>
              </m:ctrlPr>
            </m:sSubPr>
            <m:e>
              <m:r>
                <w:del w:id="727" w:author="智绘未来专利代理" w:date="2021-09-03T17:45:00Z">
                  <m:rPr>
                    <m:sty m:val="p"/>
                  </m:rPr>
                  <w:rPr>
                    <w:rFonts w:ascii="Cambria Math" w:eastAsia="宋体" w:hAnsi="Cambria Math" w:cs="Times New Roman"/>
                    <w:color w:val="000000" w:themeColor="text1"/>
                    <w:sz w:val="24"/>
                    <w:szCs w:val="24"/>
                  </w:rPr>
                  <m:t>LenL</m:t>
                </w:del>
              </m:r>
            </m:e>
            <m:sub>
              <m:r>
                <w:del w:id="728" w:author="智绘未来专利代理" w:date="2021-09-03T17:45:00Z">
                  <m:rPr>
                    <m:sty m:val="p"/>
                  </m:rPr>
                  <w:rPr>
                    <w:rFonts w:ascii="Cambria Math" w:eastAsia="宋体" w:hAnsi="Cambria Math" w:cs="Times New Roman"/>
                    <w:color w:val="000000" w:themeColor="text1"/>
                    <w:sz w:val="24"/>
                    <w:szCs w:val="24"/>
                    <w:vertAlign w:val="subscript"/>
                  </w:rPr>
                  <m:t>N+1</m:t>
                </w:del>
              </m:r>
            </m:sub>
          </m:sSub>
          <m:r>
            <w:del w:id="729" w:author="智绘未来专利代理" w:date="2021-09-03T17:45:00Z">
              <m:rPr>
                <m:sty m:val="p"/>
              </m:rPr>
              <w:rPr>
                <w:rFonts w:ascii="Cambria Math" w:eastAsia="宋体" w:hAnsi="Cambria Math" w:cs="Times New Roman"/>
                <w:color w:val="000000" w:themeColor="text1"/>
                <w:sz w:val="24"/>
                <w:szCs w:val="24"/>
              </w:rPr>
              <m:t>*</m:t>
            </w:del>
          </m:r>
          <m:sSub>
            <m:sSubPr>
              <m:ctrlPr>
                <w:del w:id="730" w:author="智绘未来专利代理" w:date="2021-09-03T17:45:00Z">
                  <w:rPr>
                    <w:rFonts w:ascii="Cambria Math" w:eastAsia="宋体" w:hAnsi="Cambria Math" w:cs="Times New Roman"/>
                    <w:iCs/>
                    <w:color w:val="000000" w:themeColor="text1"/>
                    <w:sz w:val="24"/>
                    <w:szCs w:val="24"/>
                  </w:rPr>
                </w:del>
              </m:ctrlPr>
            </m:sSubPr>
            <m:e>
              <m:acc>
                <m:accPr>
                  <m:chr m:val="̇"/>
                  <m:ctrlPr>
                    <w:del w:id="731" w:author="智绘未来专利代理" w:date="2021-09-03T17:45:00Z">
                      <w:rPr>
                        <w:rFonts w:ascii="Cambria Math" w:eastAsia="宋体" w:hAnsi="Cambria Math" w:cs="Times New Roman"/>
                        <w:i/>
                        <w:iCs/>
                        <w:color w:val="000000" w:themeColor="text1"/>
                        <w:sz w:val="24"/>
                        <w:szCs w:val="24"/>
                      </w:rPr>
                    </w:del>
                  </m:ctrlPr>
                </m:accPr>
                <m:e>
                  <m:r>
                    <w:del w:id="732" w:author="智绘未来专利代理" w:date="2021-09-03T17:45:00Z">
                      <w:rPr>
                        <w:rFonts w:ascii="Cambria Math" w:eastAsia="宋体" w:hAnsi="Cambria Math" w:cs="Times New Roman"/>
                        <w:color w:val="000000" w:themeColor="text1"/>
                        <w:sz w:val="24"/>
                        <w:szCs w:val="24"/>
                      </w:rPr>
                      <m:t>I</m:t>
                    </w:del>
                  </m:r>
                </m:e>
              </m:acc>
            </m:e>
            <m:sub>
              <m:r>
                <w:del w:id="733" w:author="智绘未来专利代理" w:date="2021-09-03T17:45:00Z">
                  <m:rPr>
                    <m:sty m:val="p"/>
                  </m:rPr>
                  <w:rPr>
                    <w:rFonts w:ascii="Cambria Math" w:eastAsia="宋体" w:hAnsi="Cambria Math" w:cs="Times New Roman"/>
                    <w:color w:val="000000" w:themeColor="text1"/>
                    <w:sz w:val="24"/>
                    <w:szCs w:val="24"/>
                  </w:rPr>
                  <m:t>2</m:t>
                </w:del>
              </m:r>
            </m:sub>
          </m:sSub>
          <m:sSub>
            <m:sSubPr>
              <m:ctrlPr>
                <w:del w:id="734" w:author="智绘未来专利代理" w:date="2021-09-03T17:45:00Z">
                  <w:rPr>
                    <w:rFonts w:ascii="Cambria Math" w:eastAsia="宋体" w:hAnsi="Cambria Math" w:cs="Times New Roman"/>
                    <w:iCs/>
                    <w:color w:val="000000" w:themeColor="text1"/>
                    <w:sz w:val="24"/>
                    <w:szCs w:val="24"/>
                  </w:rPr>
                </w:del>
              </m:ctrlPr>
            </m:sSubPr>
            <m:e>
              <m:r>
                <w:del w:id="735" w:author="智绘未来专利代理" w:date="2021-09-03T17:45:00Z">
                  <m:rPr>
                    <m:sty m:val="p"/>
                  </m:rPr>
                  <w:rPr>
                    <w:rFonts w:ascii="Cambria Math" w:eastAsia="宋体" w:hAnsi="Cambria Math" w:cs="Times New Roman"/>
                    <w:color w:val="000000" w:themeColor="text1"/>
                    <w:sz w:val="24"/>
                    <w:szCs w:val="24"/>
                  </w:rPr>
                  <m:t>L</m:t>
                </w:del>
              </m:r>
            </m:e>
            <m:sub>
              <m:r>
                <w:del w:id="736" w:author="智绘未来专利代理" w:date="2021-09-03T17:45:00Z">
                  <m:rPr>
                    <m:sty m:val="p"/>
                  </m:rPr>
                  <w:rPr>
                    <w:rFonts w:ascii="Cambria Math" w:eastAsia="宋体" w:hAnsi="Cambria Math" w:cs="Times New Roman"/>
                    <w:color w:val="000000" w:themeColor="text1"/>
                    <w:sz w:val="24"/>
                    <w:szCs w:val="24"/>
                  </w:rPr>
                  <m:t>N+1</m:t>
                </w:del>
              </m:r>
            </m:sub>
          </m:sSub>
        </m:oMath>
      </m:oMathPara>
    </w:p>
    <w:p w14:paraId="35730D75" w14:textId="77777777" w:rsidR="00190AAD" w:rsidRDefault="0043536A">
      <w:pPr>
        <w:pStyle w:val="00"/>
        <w:ind w:leftChars="405" w:left="850" w:firstLineChars="354" w:firstLine="850"/>
        <w:rPr>
          <w:del w:id="737" w:author="智绘未来专利代理" w:date="2021-09-03T17:45:00Z"/>
          <w:rFonts w:cs="Times New Roman"/>
          <w:color w:val="000000" w:themeColor="text1"/>
          <w:lang w:bidi="en-US"/>
        </w:rPr>
      </w:pPr>
      <m:oMathPara>
        <m:oMathParaPr>
          <m:jc m:val="left"/>
        </m:oMathParaPr>
        <m:oMath>
          <m:sSub>
            <m:sSubPr>
              <m:ctrlPr>
                <w:del w:id="738" w:author="智绘未来专利代理" w:date="2021-09-03T17:45:00Z">
                  <w:rPr>
                    <w:rFonts w:ascii="Cambria Math" w:hAnsi="Cambria Math" w:cs="Times New Roman"/>
                    <w:iCs/>
                    <w:color w:val="000000" w:themeColor="text1"/>
                    <w:szCs w:val="24"/>
                  </w:rPr>
                </w:del>
              </m:ctrlPr>
            </m:sSubPr>
            <m:e>
              <m:acc>
                <m:accPr>
                  <m:chr m:val="̇"/>
                  <m:ctrlPr>
                    <w:del w:id="739" w:author="智绘未来专利代理" w:date="2021-09-03T17:45:00Z">
                      <w:rPr>
                        <w:rFonts w:ascii="Cambria Math" w:hAnsi="Cambria Math" w:cs="Times New Roman"/>
                        <w:iCs/>
                        <w:color w:val="000000" w:themeColor="text1"/>
                        <w:szCs w:val="24"/>
                      </w:rPr>
                    </w:del>
                  </m:ctrlPr>
                </m:accPr>
                <m:e>
                  <m:r>
                    <w:del w:id="740" w:author="智绘未来专利代理" w:date="2021-09-03T17:45:00Z">
                      <w:rPr>
                        <w:rFonts w:ascii="Cambria Math" w:hAnsi="Cambria Math" w:cs="Times New Roman"/>
                        <w:color w:val="000000" w:themeColor="text1"/>
                        <w:szCs w:val="24"/>
                      </w:rPr>
                      <m:t>U</m:t>
                    </w:del>
                  </m:r>
                </m:e>
              </m:acc>
            </m:e>
            <m:sub>
              <m:r>
                <w:del w:id="741" w:author="智绘未来专利代理" w:date="2021-09-03T17:45:00Z">
                  <m:rPr>
                    <m:sty m:val="p"/>
                  </m:rPr>
                  <w:rPr>
                    <w:rFonts w:ascii="Cambria Math" w:hAnsi="Cambria Math" w:cs="Times New Roman"/>
                    <w:color w:val="000000" w:themeColor="text1"/>
                    <w:szCs w:val="24"/>
                    <w:vertAlign w:val="subscript"/>
                  </w:rPr>
                  <m:t>2</m:t>
                </w:del>
              </m:r>
            </m:sub>
          </m:sSub>
          <m:sSub>
            <m:sSubPr>
              <m:ctrlPr>
                <w:del w:id="742" w:author="智绘未来专利代理" w:date="2021-09-03T17:45:00Z">
                  <w:rPr>
                    <w:rFonts w:ascii="Cambria Math" w:hAnsi="Cambria Math" w:cs="Times New Roman"/>
                    <w:iCs/>
                    <w:color w:val="000000" w:themeColor="text1"/>
                    <w:szCs w:val="24"/>
                  </w:rPr>
                </w:del>
              </m:ctrlPr>
            </m:sSubPr>
            <m:e>
              <m:r>
                <w:del w:id="743" w:author="智绘未来专利代理" w:date="2021-09-03T17:45:00Z">
                  <m:rPr>
                    <m:sty m:val="p"/>
                  </m:rPr>
                  <w:rPr>
                    <w:rFonts w:ascii="Cambria Math" w:hAnsi="Cambria Math" w:cs="Times New Roman"/>
                    <w:color w:val="000000" w:themeColor="text1"/>
                    <w:szCs w:val="24"/>
                  </w:rPr>
                  <m:t>T</m:t>
                </w:del>
              </m:r>
            </m:e>
            <m:sub>
              <m:r>
                <w:del w:id="744" w:author="智绘未来专利代理" w:date="2021-09-03T17:45:00Z">
                  <m:rPr>
                    <m:sty m:val="p"/>
                  </m:rPr>
                  <w:rPr>
                    <w:rFonts w:ascii="Cambria Math" w:hAnsi="Cambria Math" w:cs="Times New Roman"/>
                    <w:color w:val="000000" w:themeColor="text1"/>
                    <w:szCs w:val="24"/>
                    <w:vertAlign w:val="subscript"/>
                  </w:rPr>
                  <m:t>N</m:t>
                </w:del>
              </m:r>
            </m:sub>
          </m:sSub>
          <m:r>
            <w:del w:id="745" w:author="智绘未来专利代理" w:date="2021-09-03T17:45:00Z">
              <m:rPr>
                <m:sty m:val="p"/>
              </m:rPr>
              <w:rPr>
                <w:rFonts w:ascii="Cambria Math" w:hAnsi="Cambria Math" w:cs="Times New Roman"/>
                <w:color w:val="000000" w:themeColor="text1"/>
                <w:szCs w:val="24"/>
              </w:rPr>
              <m:t>[2]</m:t>
            </w:del>
          </m:r>
          <m:r>
            <w:del w:id="746" w:author="智绘未来专利代理" w:date="2021-09-03T17:45:00Z">
              <m:rPr>
                <m:sty m:val="p"/>
              </m:rPr>
              <w:rPr>
                <w:rFonts w:ascii="Cambria Math" w:hAnsi="Cambria Math" w:cs="Times New Roman"/>
                <w:color w:val="000000" w:themeColor="text1"/>
                <w:szCs w:val="24"/>
                <w:vertAlign w:val="subscript"/>
              </w:rPr>
              <m:t xml:space="preserve"> </m:t>
            </w:del>
          </m:r>
          <m:r>
            <w:del w:id="747" w:author="智绘未来专利代理" w:date="2021-09-03T17:45:00Z">
              <m:rPr>
                <m:sty m:val="p"/>
              </m:rPr>
              <w:rPr>
                <w:rFonts w:ascii="Cambria Math" w:hAnsi="Cambria Math" w:cs="Times New Roman"/>
                <w:color w:val="000000" w:themeColor="text1"/>
                <w:szCs w:val="24"/>
              </w:rPr>
              <m:t>=</m:t>
            </w:del>
          </m:r>
          <m:sSub>
            <m:sSubPr>
              <m:ctrlPr>
                <w:del w:id="748" w:author="智绘未来专利代理" w:date="2021-09-03T17:45:00Z">
                  <w:rPr>
                    <w:rFonts w:ascii="Cambria Math" w:hAnsi="Cambria Math" w:cs="Times New Roman"/>
                    <w:iCs/>
                    <w:color w:val="000000" w:themeColor="text1"/>
                    <w:szCs w:val="24"/>
                  </w:rPr>
                </w:del>
              </m:ctrlPr>
            </m:sSubPr>
            <m:e>
              <m:acc>
                <m:accPr>
                  <m:chr m:val="̇"/>
                  <m:ctrlPr>
                    <w:del w:id="749" w:author="智绘未来专利代理" w:date="2021-09-03T17:45:00Z">
                      <w:rPr>
                        <w:rFonts w:ascii="Cambria Math" w:hAnsi="Cambria Math" w:cs="Times New Roman"/>
                        <w:iCs/>
                        <w:color w:val="000000" w:themeColor="text1"/>
                        <w:szCs w:val="24"/>
                      </w:rPr>
                    </w:del>
                  </m:ctrlPr>
                </m:accPr>
                <m:e>
                  <m:r>
                    <w:del w:id="750" w:author="智绘未来专利代理" w:date="2021-09-03T17:45:00Z">
                      <w:rPr>
                        <w:rFonts w:ascii="Cambria Math" w:hAnsi="Cambria Math" w:cs="Times New Roman"/>
                        <w:color w:val="000000" w:themeColor="text1"/>
                        <w:szCs w:val="24"/>
                      </w:rPr>
                      <m:t>U</m:t>
                    </w:del>
                  </m:r>
                </m:e>
              </m:acc>
            </m:e>
            <m:sub>
              <m:r>
                <w:del w:id="751" w:author="智绘未来专利代理" w:date="2021-09-03T17:45:00Z">
                  <m:rPr>
                    <m:sty m:val="p"/>
                  </m:rPr>
                  <w:rPr>
                    <w:rFonts w:ascii="Cambria Math" w:hAnsi="Cambria Math" w:cs="Times New Roman"/>
                    <w:color w:val="000000" w:themeColor="text1"/>
                    <w:szCs w:val="24"/>
                    <w:vertAlign w:val="subscript"/>
                  </w:rPr>
                  <m:t>2</m:t>
                </w:del>
              </m:r>
            </m:sub>
          </m:sSub>
          <m:sSub>
            <m:sSubPr>
              <m:ctrlPr>
                <w:del w:id="752" w:author="智绘未来专利代理" w:date="2021-09-03T17:45:00Z">
                  <w:rPr>
                    <w:rFonts w:ascii="Cambria Math" w:hAnsi="Cambria Math" w:cs="Times New Roman"/>
                    <w:iCs/>
                    <w:color w:val="000000" w:themeColor="text1"/>
                    <w:szCs w:val="24"/>
                  </w:rPr>
                </w:del>
              </m:ctrlPr>
            </m:sSubPr>
            <m:e>
              <m:r>
                <w:del w:id="753" w:author="智绘未来专利代理" w:date="2021-09-03T17:45:00Z">
                  <m:rPr>
                    <m:sty m:val="p"/>
                  </m:rPr>
                  <w:rPr>
                    <w:rFonts w:ascii="Cambria Math" w:hAnsi="Cambria Math" w:cs="Times New Roman"/>
                    <w:color w:val="000000" w:themeColor="text1"/>
                    <w:szCs w:val="24"/>
                  </w:rPr>
                  <m:t>L</m:t>
                </w:del>
              </m:r>
            </m:e>
            <m:sub>
              <m:r>
                <w:del w:id="754" w:author="智绘未来专利代理" w:date="2021-09-03T17:45:00Z">
                  <m:rPr>
                    <m:sty m:val="p"/>
                  </m:rPr>
                  <w:rPr>
                    <w:rFonts w:ascii="Cambria Math" w:hAnsi="Cambria Math" w:cs="Times New Roman"/>
                    <w:color w:val="000000" w:themeColor="text1"/>
                    <w:szCs w:val="24"/>
                    <w:vertAlign w:val="subscript"/>
                  </w:rPr>
                  <m:t>N+2</m:t>
                </w:del>
              </m:r>
            </m:sub>
          </m:sSub>
          <m:r>
            <w:del w:id="755" w:author="智绘未来专利代理" w:date="2021-09-03T17:45:00Z">
              <m:rPr>
                <m:sty m:val="p"/>
              </m:rPr>
              <w:rPr>
                <w:rFonts w:ascii="Cambria Math" w:hAnsi="Cambria Math" w:cs="Times New Roman"/>
                <w:color w:val="000000" w:themeColor="text1"/>
                <w:szCs w:val="24"/>
              </w:rPr>
              <m:t>-</m:t>
            </w:del>
          </m:r>
          <m:sSub>
            <m:sSubPr>
              <m:ctrlPr>
                <w:del w:id="756" w:author="智绘未来专利代理" w:date="2021-09-03T17:45:00Z">
                  <w:rPr>
                    <w:rFonts w:ascii="Cambria Math" w:hAnsi="Cambria Math" w:cs="Times New Roman"/>
                    <w:iCs/>
                    <w:color w:val="000000" w:themeColor="text1"/>
                    <w:szCs w:val="24"/>
                  </w:rPr>
                </w:del>
              </m:ctrlPr>
            </m:sSubPr>
            <m:e>
              <m:r>
                <w:del w:id="757" w:author="智绘未来专利代理" w:date="2021-09-03T17:45:00Z">
                  <w:rPr>
                    <w:rFonts w:ascii="Cambria Math" w:hAnsi="Cambria Math" w:cs="Times New Roman"/>
                    <w:color w:val="000000" w:themeColor="text1"/>
                    <w:szCs w:val="24"/>
                  </w:rPr>
                  <m:t>Z</m:t>
                </w:del>
              </m:r>
            </m:e>
            <m:sub>
              <m:r>
                <w:del w:id="758" w:author="智绘未来专利代理" w:date="2021-09-03T17:45:00Z">
                  <m:rPr>
                    <m:sty m:val="p"/>
                  </m:rPr>
                  <w:rPr>
                    <w:rFonts w:ascii="Cambria Math" w:hAnsi="Cambria Math" w:cs="Times New Roman"/>
                    <w:color w:val="000000" w:themeColor="text1"/>
                    <w:szCs w:val="24"/>
                  </w:rPr>
                  <m:t>1</m:t>
                </w:del>
              </m:r>
            </m:sub>
          </m:sSub>
          <m:r>
            <w:del w:id="759" w:author="智绘未来专利代理" w:date="2021-09-03T17:45:00Z">
              <m:rPr>
                <m:sty m:val="p"/>
              </m:rPr>
              <w:rPr>
                <w:rFonts w:ascii="Cambria Math" w:hAnsi="Cambria Math" w:cs="Times New Roman"/>
                <w:color w:val="000000" w:themeColor="text1"/>
                <w:szCs w:val="24"/>
              </w:rPr>
              <m:t>*</m:t>
            </w:del>
          </m:r>
          <m:sSub>
            <m:sSubPr>
              <m:ctrlPr>
                <w:del w:id="760" w:author="智绘未来专利代理" w:date="2021-09-03T17:45:00Z">
                  <w:rPr>
                    <w:rFonts w:ascii="Cambria Math" w:hAnsi="Cambria Math" w:cs="Times New Roman"/>
                    <w:iCs/>
                    <w:color w:val="000000" w:themeColor="text1"/>
                    <w:szCs w:val="24"/>
                  </w:rPr>
                </w:del>
              </m:ctrlPr>
            </m:sSubPr>
            <m:e>
              <m:r>
                <w:del w:id="761" w:author="智绘未来专利代理" w:date="2021-09-03T17:45:00Z">
                  <m:rPr>
                    <m:sty m:val="p"/>
                  </m:rPr>
                  <w:rPr>
                    <w:rFonts w:ascii="Cambria Math" w:hAnsi="Cambria Math" w:cs="Times New Roman"/>
                    <w:color w:val="000000" w:themeColor="text1"/>
                    <w:szCs w:val="24"/>
                  </w:rPr>
                  <m:t>LenL</m:t>
                </w:del>
              </m:r>
            </m:e>
            <m:sub>
              <m:r>
                <w:del w:id="762" w:author="智绘未来专利代理" w:date="2021-09-03T17:45:00Z">
                  <m:rPr>
                    <m:sty m:val="p"/>
                  </m:rPr>
                  <w:rPr>
                    <w:rFonts w:ascii="Cambria Math" w:hAnsi="Cambria Math" w:cs="Times New Roman"/>
                    <w:color w:val="000000" w:themeColor="text1"/>
                    <w:szCs w:val="24"/>
                    <w:vertAlign w:val="subscript"/>
                  </w:rPr>
                  <m:t>N+2</m:t>
                </w:del>
              </m:r>
            </m:sub>
          </m:sSub>
          <m:r>
            <w:del w:id="763" w:author="智绘未来专利代理" w:date="2021-09-03T17:45:00Z">
              <m:rPr>
                <m:sty m:val="p"/>
              </m:rPr>
              <w:rPr>
                <w:rFonts w:ascii="Cambria Math" w:hAnsi="Cambria Math" w:cs="Times New Roman"/>
                <w:color w:val="000000" w:themeColor="text1"/>
                <w:szCs w:val="24"/>
              </w:rPr>
              <m:t>*</m:t>
            </w:del>
          </m:r>
          <m:sSub>
            <m:sSubPr>
              <m:ctrlPr>
                <w:del w:id="764" w:author="智绘未来专利代理" w:date="2021-09-03T17:45:00Z">
                  <w:rPr>
                    <w:rFonts w:ascii="Cambria Math" w:hAnsi="Cambria Math" w:cs="Times New Roman"/>
                    <w:iCs/>
                    <w:color w:val="000000" w:themeColor="text1"/>
                    <w:szCs w:val="24"/>
                  </w:rPr>
                </w:del>
              </m:ctrlPr>
            </m:sSubPr>
            <m:e>
              <m:acc>
                <m:accPr>
                  <m:chr m:val="̇"/>
                  <m:ctrlPr>
                    <w:del w:id="765" w:author="智绘未来专利代理" w:date="2021-09-03T17:45:00Z">
                      <w:rPr>
                        <w:rFonts w:ascii="Cambria Math" w:hAnsi="Cambria Math" w:cs="Times New Roman"/>
                        <w:iCs/>
                        <w:color w:val="000000" w:themeColor="text1"/>
                        <w:szCs w:val="24"/>
                      </w:rPr>
                    </w:del>
                  </m:ctrlPr>
                </m:accPr>
                <m:e>
                  <m:r>
                    <w:del w:id="766" w:author="智绘未来专利代理" w:date="2021-09-03T17:45:00Z">
                      <w:rPr>
                        <w:rFonts w:ascii="Cambria Math" w:hAnsi="Cambria Math" w:cs="Times New Roman"/>
                        <w:color w:val="000000" w:themeColor="text1"/>
                        <w:szCs w:val="24"/>
                      </w:rPr>
                      <m:t>I</m:t>
                    </w:del>
                  </m:r>
                </m:e>
              </m:acc>
            </m:e>
            <m:sub>
              <m:r>
                <w:del w:id="767" w:author="智绘未来专利代理" w:date="2021-09-03T17:45:00Z">
                  <w:rPr>
                    <w:rFonts w:ascii="Cambria Math" w:hAnsi="Cambria Math" w:cs="Times New Roman"/>
                    <w:color w:val="000000" w:themeColor="text1"/>
                    <w:szCs w:val="24"/>
                  </w:rPr>
                  <m:t>2</m:t>
                </w:del>
              </m:r>
            </m:sub>
          </m:sSub>
          <m:sSub>
            <m:sSubPr>
              <m:ctrlPr>
                <w:del w:id="768" w:author="智绘未来专利代理" w:date="2021-09-03T17:45:00Z">
                  <w:rPr>
                    <w:rFonts w:ascii="Cambria Math" w:hAnsi="Cambria Math" w:cs="Times New Roman"/>
                    <w:iCs/>
                    <w:color w:val="000000" w:themeColor="text1"/>
                    <w:szCs w:val="24"/>
                  </w:rPr>
                </w:del>
              </m:ctrlPr>
            </m:sSubPr>
            <m:e>
              <m:r>
                <w:del w:id="769" w:author="智绘未来专利代理" w:date="2021-09-03T17:45:00Z">
                  <m:rPr>
                    <m:sty m:val="p"/>
                  </m:rPr>
                  <w:rPr>
                    <w:rFonts w:ascii="Cambria Math" w:hAnsi="Cambria Math" w:cs="Times New Roman"/>
                    <w:color w:val="000000" w:themeColor="text1"/>
                    <w:szCs w:val="24"/>
                  </w:rPr>
                  <m:t>L</m:t>
                </w:del>
              </m:r>
            </m:e>
            <m:sub>
              <m:r>
                <w:del w:id="770" w:author="智绘未来专利代理" w:date="2021-09-03T17:45:00Z">
                  <m:rPr>
                    <m:sty m:val="p"/>
                  </m:rPr>
                  <w:rPr>
                    <w:rFonts w:ascii="Cambria Math" w:hAnsi="Cambria Math" w:cs="Times New Roman"/>
                    <w:color w:val="000000" w:themeColor="text1"/>
                    <w:szCs w:val="24"/>
                  </w:rPr>
                  <m:t>N+2</m:t>
                </w:del>
              </m:r>
            </m:sub>
          </m:sSub>
        </m:oMath>
      </m:oMathPara>
    </w:p>
    <w:p w14:paraId="31F3FBE0" w14:textId="77777777" w:rsidR="00CE7C16" w:rsidRPr="00E655FB" w:rsidRDefault="00CE7C16" w:rsidP="00CE7C16">
      <w:pPr>
        <w:pStyle w:val="00"/>
        <w:ind w:firstLine="480"/>
        <w:rPr>
          <w:ins w:id="771" w:author="智绘未来专利代理" w:date="2021-09-03T17:45:00Z"/>
          <w:rFonts w:hint="eastAsia"/>
        </w:rPr>
      </w:pPr>
      <m:oMathPara>
        <m:oMath>
          <m:d>
            <m:dPr>
              <m:begChr m:val="{"/>
              <m:endChr m:val=""/>
              <m:ctrlPr>
                <w:ins w:id="772" w:author="智绘未来专利代理" w:date="2021-09-03T17:45:00Z">
                  <w:rPr>
                    <w:rFonts w:ascii="Cambria Math" w:hAnsi="Cambria Math"/>
                  </w:rPr>
                </w:ins>
              </m:ctrlPr>
            </m:dPr>
            <m:e>
              <m:eqArr>
                <m:eqArrPr>
                  <m:ctrlPr>
                    <w:ins w:id="773" w:author="智绘未来专利代理" w:date="2021-09-03T17:45:00Z">
                      <w:rPr>
                        <w:rFonts w:ascii="Cambria Math" w:hAnsi="Cambria Math"/>
                      </w:rPr>
                    </w:ins>
                  </m:ctrlPr>
                </m:eqArrPr>
                <m:e>
                  <m:sSub>
                    <m:sSubPr>
                      <m:ctrlPr>
                        <w:ins w:id="774" w:author="智绘未来专利代理" w:date="2021-09-03T17:45:00Z">
                          <w:rPr>
                            <w:rFonts w:ascii="Cambria Math" w:hAnsi="Cambria Math"/>
                            <w:iCs/>
                          </w:rPr>
                        </w:ins>
                      </m:ctrlPr>
                    </m:sSubPr>
                    <m:e>
                      <m:acc>
                        <m:accPr>
                          <m:chr m:val="̇"/>
                          <m:ctrlPr>
                            <w:ins w:id="775" w:author="智绘未来专利代理" w:date="2021-09-03T17:45:00Z">
                              <w:rPr>
                                <w:rFonts w:ascii="Cambria Math" w:hAnsi="Cambria Math"/>
                                <w:iCs/>
                              </w:rPr>
                            </w:ins>
                          </m:ctrlPr>
                        </m:accPr>
                        <m:e>
                          <m:r>
                            <w:ins w:id="776" w:author="智绘未来专利代理" w:date="2021-09-03T17:45:00Z">
                              <w:rPr>
                                <w:rFonts w:ascii="Cambria Math" w:hAnsi="Cambria Math"/>
                              </w:rPr>
                              <m:t>U</m:t>
                            </w:ins>
                          </m:r>
                        </m:e>
                      </m:acc>
                    </m:e>
                    <m:sub>
                      <m:r>
                        <w:ins w:id="777" w:author="智绘未来专利代理" w:date="2021-09-03T17:45:00Z">
                          <m:rPr>
                            <m:sty m:val="p"/>
                          </m:rPr>
                          <w:rPr>
                            <w:rFonts w:ascii="Cambria Math" w:hAnsi="Cambria Math"/>
                          </w:rPr>
                          <m:t>2</m:t>
                        </w:ins>
                      </m:r>
                    </m:sub>
                  </m:sSub>
                  <m:sSub>
                    <m:sSubPr>
                      <m:ctrlPr>
                        <w:ins w:id="778" w:author="智绘未来专利代理" w:date="2021-09-03T17:45:00Z">
                          <w:rPr>
                            <w:rFonts w:ascii="Cambria Math" w:hAnsi="Cambria Math"/>
                            <w:iCs/>
                          </w:rPr>
                        </w:ins>
                      </m:ctrlPr>
                    </m:sSubPr>
                    <m:e>
                      <m:r>
                        <w:ins w:id="779" w:author="智绘未来专利代理" w:date="2021-09-03T17:45:00Z">
                          <w:rPr>
                            <w:rFonts w:ascii="Cambria Math" w:hAnsi="Cambria Math"/>
                          </w:rPr>
                          <m:t>T</m:t>
                        </w:ins>
                      </m:r>
                    </m:e>
                    <m:sub>
                      <m:r>
                        <w:ins w:id="780" w:author="智绘未来专利代理" w:date="2021-09-03T17:45:00Z">
                          <w:rPr>
                            <w:rFonts w:ascii="Cambria Math" w:hAnsi="Cambria Math"/>
                          </w:rPr>
                          <m:t>N</m:t>
                        </w:ins>
                      </m:r>
                    </m:sub>
                  </m:sSub>
                  <m:r>
                    <w:ins w:id="781" w:author="智绘未来专利代理" w:date="2021-09-03T17:45:00Z">
                      <m:rPr>
                        <m:sty m:val="p"/>
                      </m:rPr>
                      <w:rPr>
                        <w:rFonts w:ascii="Cambria Math" w:hAnsi="Cambria Math"/>
                      </w:rPr>
                      <m:t>[1] =</m:t>
                    </w:ins>
                  </m:r>
                  <m:sSub>
                    <m:sSubPr>
                      <m:ctrlPr>
                        <w:ins w:id="782" w:author="智绘未来专利代理" w:date="2021-09-03T17:45:00Z">
                          <w:rPr>
                            <w:rFonts w:ascii="Cambria Math" w:hAnsi="Cambria Math"/>
                            <w:iCs/>
                          </w:rPr>
                        </w:ins>
                      </m:ctrlPr>
                    </m:sSubPr>
                    <m:e>
                      <m:acc>
                        <m:accPr>
                          <m:chr m:val="̇"/>
                          <m:ctrlPr>
                            <w:ins w:id="783" w:author="智绘未来专利代理" w:date="2021-09-03T17:45:00Z">
                              <w:rPr>
                                <w:rFonts w:ascii="Cambria Math" w:hAnsi="Cambria Math"/>
                                <w:iCs/>
                              </w:rPr>
                            </w:ins>
                          </m:ctrlPr>
                        </m:accPr>
                        <m:e>
                          <m:r>
                            <w:ins w:id="784" w:author="智绘未来专利代理" w:date="2021-09-03T17:45:00Z">
                              <w:rPr>
                                <w:rFonts w:ascii="Cambria Math" w:hAnsi="Cambria Math"/>
                              </w:rPr>
                              <m:t>U</m:t>
                            </w:ins>
                          </m:r>
                        </m:e>
                      </m:acc>
                    </m:e>
                    <m:sub>
                      <m:r>
                        <w:ins w:id="785" w:author="智绘未来专利代理" w:date="2021-09-03T17:45:00Z">
                          <m:rPr>
                            <m:sty m:val="p"/>
                          </m:rPr>
                          <w:rPr>
                            <w:rFonts w:ascii="Cambria Math" w:hAnsi="Cambria Math"/>
                          </w:rPr>
                          <m:t>2</m:t>
                        </w:ins>
                      </m:r>
                    </m:sub>
                  </m:sSub>
                  <m:sSub>
                    <m:sSubPr>
                      <m:ctrlPr>
                        <w:ins w:id="786" w:author="智绘未来专利代理" w:date="2021-09-03T17:45:00Z">
                          <w:rPr>
                            <w:rFonts w:ascii="Cambria Math" w:hAnsi="Cambria Math"/>
                            <w:iCs/>
                          </w:rPr>
                        </w:ins>
                      </m:ctrlPr>
                    </m:sSubPr>
                    <m:e>
                      <m:r>
                        <w:ins w:id="787" w:author="智绘未来专利代理" w:date="2021-09-03T17:45:00Z">
                          <w:rPr>
                            <w:rFonts w:ascii="Cambria Math" w:hAnsi="Cambria Math"/>
                          </w:rPr>
                          <m:t>L</m:t>
                        </w:ins>
                      </m:r>
                    </m:e>
                    <m:sub>
                      <m:r>
                        <w:ins w:id="788" w:author="智绘未来专利代理" w:date="2021-09-03T17:45:00Z">
                          <w:rPr>
                            <w:rFonts w:ascii="Cambria Math" w:hAnsi="Cambria Math"/>
                          </w:rPr>
                          <m:t>N</m:t>
                        </w:ins>
                      </m:r>
                      <m:r>
                        <w:ins w:id="789" w:author="智绘未来专利代理" w:date="2021-09-03T17:45:00Z">
                          <m:rPr>
                            <m:sty m:val="p"/>
                          </m:rPr>
                          <w:rPr>
                            <w:rFonts w:ascii="Cambria Math" w:hAnsi="Cambria Math"/>
                          </w:rPr>
                          <m:t>+1</m:t>
                        </w:ins>
                      </m:r>
                    </m:sub>
                  </m:sSub>
                  <m:r>
                    <w:ins w:id="790" w:author="智绘未来专利代理" w:date="2021-09-03T17:45:00Z">
                      <m:rPr>
                        <m:sty m:val="p"/>
                      </m:rPr>
                      <w:rPr>
                        <w:rFonts w:ascii="Cambria Math" w:hAnsi="Cambria Math"/>
                      </w:rPr>
                      <m:t>-</m:t>
                    </w:ins>
                  </m:r>
                  <m:sSub>
                    <m:sSubPr>
                      <m:ctrlPr>
                        <w:ins w:id="791" w:author="智绘未来专利代理" w:date="2021-09-03T17:45:00Z">
                          <w:rPr>
                            <w:rFonts w:ascii="Cambria Math" w:hAnsi="Cambria Math"/>
                            <w:iCs/>
                          </w:rPr>
                        </w:ins>
                      </m:ctrlPr>
                    </m:sSubPr>
                    <m:e>
                      <m:r>
                        <w:ins w:id="792" w:author="智绘未来专利代理" w:date="2021-09-03T17:45:00Z">
                          <w:rPr>
                            <w:rFonts w:ascii="Cambria Math" w:hAnsi="Cambria Math"/>
                          </w:rPr>
                          <m:t>Z</m:t>
                        </w:ins>
                      </m:r>
                    </m:e>
                    <m:sub>
                      <m:r>
                        <w:ins w:id="793" w:author="智绘未来专利代理" w:date="2021-09-03T17:45:00Z">
                          <m:rPr>
                            <m:sty m:val="p"/>
                          </m:rPr>
                          <w:rPr>
                            <w:rFonts w:ascii="Cambria Math" w:hAnsi="Cambria Math"/>
                          </w:rPr>
                          <m:t>1</m:t>
                        </w:ins>
                      </m:r>
                    </m:sub>
                  </m:sSub>
                  <m:r>
                    <w:ins w:id="794" w:author="智绘未来专利代理" w:date="2021-09-03T17:45:00Z">
                      <m:rPr>
                        <m:sty m:val="p"/>
                      </m:rPr>
                      <w:rPr>
                        <w:rFonts w:ascii="Cambria Math" w:hAnsi="Cambria Math"/>
                      </w:rPr>
                      <m:t>*</m:t>
                    </w:ins>
                  </m:r>
                  <m:sSub>
                    <m:sSubPr>
                      <m:ctrlPr>
                        <w:ins w:id="795" w:author="智绘未来专利代理" w:date="2021-09-03T17:45:00Z">
                          <w:rPr>
                            <w:rFonts w:ascii="Cambria Math" w:hAnsi="Cambria Math"/>
                            <w:iCs/>
                          </w:rPr>
                        </w:ins>
                      </m:ctrlPr>
                    </m:sSubPr>
                    <m:e>
                      <m:r>
                        <w:ins w:id="796" w:author="智绘未来专利代理" w:date="2021-09-03T17:45:00Z">
                          <w:rPr>
                            <w:rFonts w:ascii="Cambria Math" w:hAnsi="Cambria Math"/>
                          </w:rPr>
                          <m:t>LenL</m:t>
                        </w:ins>
                      </m:r>
                    </m:e>
                    <m:sub>
                      <m:r>
                        <w:ins w:id="797" w:author="智绘未来专利代理" w:date="2021-09-03T17:45:00Z">
                          <w:rPr>
                            <w:rFonts w:ascii="Cambria Math" w:hAnsi="Cambria Math"/>
                          </w:rPr>
                          <m:t>N</m:t>
                        </w:ins>
                      </m:r>
                      <m:r>
                        <w:ins w:id="798" w:author="智绘未来专利代理" w:date="2021-09-03T17:45:00Z">
                          <m:rPr>
                            <m:sty m:val="p"/>
                          </m:rPr>
                          <w:rPr>
                            <w:rFonts w:ascii="Cambria Math" w:hAnsi="Cambria Math"/>
                          </w:rPr>
                          <m:t>+1</m:t>
                        </w:ins>
                      </m:r>
                    </m:sub>
                  </m:sSub>
                  <m:r>
                    <w:ins w:id="799" w:author="智绘未来专利代理" w:date="2021-09-03T17:45:00Z">
                      <m:rPr>
                        <m:sty m:val="p"/>
                      </m:rPr>
                      <w:rPr>
                        <w:rFonts w:ascii="Cambria Math" w:hAnsi="Cambria Math"/>
                      </w:rPr>
                      <m:t>*</m:t>
                    </w:ins>
                  </m:r>
                  <m:sSub>
                    <m:sSubPr>
                      <m:ctrlPr>
                        <w:ins w:id="800" w:author="智绘未来专利代理" w:date="2021-09-03T17:45:00Z">
                          <w:rPr>
                            <w:rFonts w:ascii="Cambria Math" w:hAnsi="Cambria Math"/>
                            <w:iCs/>
                          </w:rPr>
                        </w:ins>
                      </m:ctrlPr>
                    </m:sSubPr>
                    <m:e>
                      <m:acc>
                        <m:accPr>
                          <m:chr m:val="̇"/>
                          <m:ctrlPr>
                            <w:ins w:id="801" w:author="智绘未来专利代理" w:date="2021-09-03T17:45:00Z">
                              <w:rPr>
                                <w:rFonts w:ascii="Cambria Math" w:hAnsi="Cambria Math"/>
                                <w:iCs/>
                              </w:rPr>
                            </w:ins>
                          </m:ctrlPr>
                        </m:accPr>
                        <m:e>
                          <m:r>
                            <w:ins w:id="802" w:author="智绘未来专利代理" w:date="2021-09-03T17:45:00Z">
                              <w:rPr>
                                <w:rFonts w:ascii="Cambria Math" w:hAnsi="Cambria Math"/>
                              </w:rPr>
                              <m:t>I</m:t>
                            </w:ins>
                          </m:r>
                        </m:e>
                      </m:acc>
                    </m:e>
                    <m:sub>
                      <m:r>
                        <w:ins w:id="803" w:author="智绘未来专利代理" w:date="2021-09-03T17:45:00Z">
                          <m:rPr>
                            <m:sty m:val="p"/>
                          </m:rPr>
                          <w:rPr>
                            <w:rFonts w:ascii="Cambria Math" w:hAnsi="Cambria Math"/>
                          </w:rPr>
                          <m:t>2</m:t>
                        </w:ins>
                      </m:r>
                    </m:sub>
                  </m:sSub>
                  <m:sSub>
                    <m:sSubPr>
                      <m:ctrlPr>
                        <w:ins w:id="804" w:author="智绘未来专利代理" w:date="2021-09-03T17:45:00Z">
                          <w:rPr>
                            <w:rFonts w:ascii="Cambria Math" w:hAnsi="Cambria Math"/>
                            <w:iCs/>
                          </w:rPr>
                        </w:ins>
                      </m:ctrlPr>
                    </m:sSubPr>
                    <m:e>
                      <m:r>
                        <w:ins w:id="805" w:author="智绘未来专利代理" w:date="2021-09-03T17:45:00Z">
                          <w:rPr>
                            <w:rFonts w:ascii="Cambria Math" w:hAnsi="Cambria Math"/>
                          </w:rPr>
                          <m:t>L</m:t>
                        </w:ins>
                      </m:r>
                    </m:e>
                    <m:sub>
                      <m:r>
                        <w:ins w:id="806" w:author="智绘未来专利代理" w:date="2021-09-03T17:45:00Z">
                          <w:rPr>
                            <w:rFonts w:ascii="Cambria Math" w:hAnsi="Cambria Math"/>
                          </w:rPr>
                          <m:t>N</m:t>
                        </w:ins>
                      </m:r>
                      <m:r>
                        <w:ins w:id="807" w:author="智绘未来专利代理" w:date="2021-09-03T17:45:00Z">
                          <m:rPr>
                            <m:sty m:val="p"/>
                          </m:rPr>
                          <w:rPr>
                            <w:rFonts w:ascii="Cambria Math" w:hAnsi="Cambria Math"/>
                          </w:rPr>
                          <m:t>+1</m:t>
                        </w:ins>
                      </m:r>
                    </m:sub>
                  </m:sSub>
                </m:e>
                <m:e>
                  <m:sSub>
                    <m:sSubPr>
                      <m:ctrlPr>
                        <w:ins w:id="808" w:author="智绘未来专利代理" w:date="2021-09-03T17:45:00Z">
                          <w:rPr>
                            <w:rFonts w:ascii="Cambria Math" w:hAnsi="Cambria Math"/>
                            <w:iCs/>
                          </w:rPr>
                        </w:ins>
                      </m:ctrlPr>
                    </m:sSubPr>
                    <m:e>
                      <m:acc>
                        <m:accPr>
                          <m:chr m:val="̇"/>
                          <m:ctrlPr>
                            <w:ins w:id="809" w:author="智绘未来专利代理" w:date="2021-09-03T17:45:00Z">
                              <w:rPr>
                                <w:rFonts w:ascii="Cambria Math" w:hAnsi="Cambria Math"/>
                                <w:iCs/>
                              </w:rPr>
                            </w:ins>
                          </m:ctrlPr>
                        </m:accPr>
                        <m:e>
                          <m:r>
                            <w:ins w:id="810" w:author="智绘未来专利代理" w:date="2021-09-03T17:45:00Z">
                              <w:rPr>
                                <w:rFonts w:ascii="Cambria Math" w:hAnsi="Cambria Math"/>
                              </w:rPr>
                              <m:t>U</m:t>
                            </w:ins>
                          </m:r>
                        </m:e>
                      </m:acc>
                    </m:e>
                    <m:sub>
                      <m:r>
                        <w:ins w:id="811" w:author="智绘未来专利代理" w:date="2021-09-03T17:45:00Z">
                          <m:rPr>
                            <m:sty m:val="p"/>
                          </m:rPr>
                          <w:rPr>
                            <w:rFonts w:ascii="Cambria Math" w:hAnsi="Cambria Math"/>
                          </w:rPr>
                          <m:t>2</m:t>
                        </w:ins>
                      </m:r>
                    </m:sub>
                  </m:sSub>
                  <m:sSub>
                    <m:sSubPr>
                      <m:ctrlPr>
                        <w:ins w:id="812" w:author="智绘未来专利代理" w:date="2021-09-03T17:45:00Z">
                          <w:rPr>
                            <w:rFonts w:ascii="Cambria Math" w:hAnsi="Cambria Math"/>
                            <w:iCs/>
                          </w:rPr>
                        </w:ins>
                      </m:ctrlPr>
                    </m:sSubPr>
                    <m:e>
                      <m:r>
                        <w:ins w:id="813" w:author="智绘未来专利代理" w:date="2021-09-03T17:45:00Z">
                          <w:rPr>
                            <w:rFonts w:ascii="Cambria Math" w:hAnsi="Cambria Math"/>
                          </w:rPr>
                          <m:t>T</m:t>
                        </w:ins>
                      </m:r>
                    </m:e>
                    <m:sub>
                      <m:r>
                        <w:ins w:id="814" w:author="智绘未来专利代理" w:date="2021-09-03T17:45:00Z">
                          <w:rPr>
                            <w:rFonts w:ascii="Cambria Math" w:hAnsi="Cambria Math"/>
                          </w:rPr>
                          <m:t>N</m:t>
                        </w:ins>
                      </m:r>
                    </m:sub>
                  </m:sSub>
                  <m:r>
                    <w:ins w:id="815" w:author="智绘未来专利代理" w:date="2021-09-03T17:45:00Z">
                      <m:rPr>
                        <m:sty m:val="p"/>
                      </m:rPr>
                      <w:rPr>
                        <w:rFonts w:ascii="Cambria Math" w:hAnsi="Cambria Math"/>
                      </w:rPr>
                      <m:t>[2] =</m:t>
                    </w:ins>
                  </m:r>
                  <m:sSub>
                    <m:sSubPr>
                      <m:ctrlPr>
                        <w:ins w:id="816" w:author="智绘未来专利代理" w:date="2021-09-03T17:45:00Z">
                          <w:rPr>
                            <w:rFonts w:ascii="Cambria Math" w:hAnsi="Cambria Math"/>
                            <w:iCs/>
                          </w:rPr>
                        </w:ins>
                      </m:ctrlPr>
                    </m:sSubPr>
                    <m:e>
                      <m:acc>
                        <m:accPr>
                          <m:chr m:val="̇"/>
                          <m:ctrlPr>
                            <w:ins w:id="817" w:author="智绘未来专利代理" w:date="2021-09-03T17:45:00Z">
                              <w:rPr>
                                <w:rFonts w:ascii="Cambria Math" w:hAnsi="Cambria Math"/>
                                <w:iCs/>
                              </w:rPr>
                            </w:ins>
                          </m:ctrlPr>
                        </m:accPr>
                        <m:e>
                          <m:r>
                            <w:ins w:id="818" w:author="智绘未来专利代理" w:date="2021-09-03T17:45:00Z">
                              <w:rPr>
                                <w:rFonts w:ascii="Cambria Math" w:hAnsi="Cambria Math"/>
                              </w:rPr>
                              <m:t>U</m:t>
                            </w:ins>
                          </m:r>
                        </m:e>
                      </m:acc>
                    </m:e>
                    <m:sub>
                      <m:r>
                        <w:ins w:id="819" w:author="智绘未来专利代理" w:date="2021-09-03T17:45:00Z">
                          <m:rPr>
                            <m:sty m:val="p"/>
                          </m:rPr>
                          <w:rPr>
                            <w:rFonts w:ascii="Cambria Math" w:hAnsi="Cambria Math"/>
                          </w:rPr>
                          <m:t>2</m:t>
                        </w:ins>
                      </m:r>
                    </m:sub>
                  </m:sSub>
                  <m:sSub>
                    <m:sSubPr>
                      <m:ctrlPr>
                        <w:ins w:id="820" w:author="智绘未来专利代理" w:date="2021-09-03T17:45:00Z">
                          <w:rPr>
                            <w:rFonts w:ascii="Cambria Math" w:hAnsi="Cambria Math"/>
                            <w:iCs/>
                          </w:rPr>
                        </w:ins>
                      </m:ctrlPr>
                    </m:sSubPr>
                    <m:e>
                      <m:r>
                        <w:ins w:id="821" w:author="智绘未来专利代理" w:date="2021-09-03T17:45:00Z">
                          <w:rPr>
                            <w:rFonts w:ascii="Cambria Math" w:hAnsi="Cambria Math"/>
                          </w:rPr>
                          <m:t>L</m:t>
                        </w:ins>
                      </m:r>
                    </m:e>
                    <m:sub>
                      <m:r>
                        <w:ins w:id="822" w:author="智绘未来专利代理" w:date="2021-09-03T17:45:00Z">
                          <w:rPr>
                            <w:rFonts w:ascii="Cambria Math" w:hAnsi="Cambria Math"/>
                          </w:rPr>
                          <m:t>N</m:t>
                        </w:ins>
                      </m:r>
                      <m:r>
                        <w:ins w:id="823" w:author="智绘未来专利代理" w:date="2021-09-03T17:45:00Z">
                          <m:rPr>
                            <m:sty m:val="p"/>
                          </m:rPr>
                          <w:rPr>
                            <w:rFonts w:ascii="Cambria Math" w:hAnsi="Cambria Math"/>
                          </w:rPr>
                          <m:t>+2</m:t>
                        </w:ins>
                      </m:r>
                    </m:sub>
                  </m:sSub>
                  <m:r>
                    <w:ins w:id="824" w:author="智绘未来专利代理" w:date="2021-09-03T17:45:00Z">
                      <m:rPr>
                        <m:sty m:val="p"/>
                      </m:rPr>
                      <w:rPr>
                        <w:rFonts w:ascii="Cambria Math" w:hAnsi="Cambria Math"/>
                      </w:rPr>
                      <m:t>-</m:t>
                    </w:ins>
                  </m:r>
                  <m:sSub>
                    <m:sSubPr>
                      <m:ctrlPr>
                        <w:ins w:id="825" w:author="智绘未来专利代理" w:date="2021-09-03T17:45:00Z">
                          <w:rPr>
                            <w:rFonts w:ascii="Cambria Math" w:hAnsi="Cambria Math"/>
                            <w:iCs/>
                          </w:rPr>
                        </w:ins>
                      </m:ctrlPr>
                    </m:sSubPr>
                    <m:e>
                      <m:r>
                        <w:ins w:id="826" w:author="智绘未来专利代理" w:date="2021-09-03T17:45:00Z">
                          <w:rPr>
                            <w:rFonts w:ascii="Cambria Math" w:hAnsi="Cambria Math"/>
                          </w:rPr>
                          <m:t>Z</m:t>
                        </w:ins>
                      </m:r>
                    </m:e>
                    <m:sub>
                      <m:r>
                        <w:ins w:id="827" w:author="智绘未来专利代理" w:date="2021-09-03T17:45:00Z">
                          <m:rPr>
                            <m:sty m:val="p"/>
                          </m:rPr>
                          <w:rPr>
                            <w:rFonts w:ascii="Cambria Math" w:hAnsi="Cambria Math"/>
                          </w:rPr>
                          <m:t>1</m:t>
                        </w:ins>
                      </m:r>
                    </m:sub>
                  </m:sSub>
                  <m:r>
                    <w:ins w:id="828" w:author="智绘未来专利代理" w:date="2021-09-03T17:45:00Z">
                      <m:rPr>
                        <m:sty m:val="p"/>
                      </m:rPr>
                      <w:rPr>
                        <w:rFonts w:ascii="Cambria Math" w:hAnsi="Cambria Math"/>
                      </w:rPr>
                      <m:t>*</m:t>
                    </w:ins>
                  </m:r>
                  <m:sSub>
                    <m:sSubPr>
                      <m:ctrlPr>
                        <w:ins w:id="829" w:author="智绘未来专利代理" w:date="2021-09-03T17:45:00Z">
                          <w:rPr>
                            <w:rFonts w:ascii="Cambria Math" w:hAnsi="Cambria Math"/>
                            <w:iCs/>
                          </w:rPr>
                        </w:ins>
                      </m:ctrlPr>
                    </m:sSubPr>
                    <m:e>
                      <m:r>
                        <w:ins w:id="830" w:author="智绘未来专利代理" w:date="2021-09-03T17:45:00Z">
                          <w:rPr>
                            <w:rFonts w:ascii="Cambria Math" w:hAnsi="Cambria Math"/>
                          </w:rPr>
                          <m:t>LenL</m:t>
                        </w:ins>
                      </m:r>
                    </m:e>
                    <m:sub>
                      <m:r>
                        <w:ins w:id="831" w:author="智绘未来专利代理" w:date="2021-09-03T17:45:00Z">
                          <w:rPr>
                            <w:rFonts w:ascii="Cambria Math" w:hAnsi="Cambria Math"/>
                          </w:rPr>
                          <m:t>N</m:t>
                        </w:ins>
                      </m:r>
                      <m:r>
                        <w:ins w:id="832" w:author="智绘未来专利代理" w:date="2021-09-03T17:45:00Z">
                          <m:rPr>
                            <m:sty m:val="p"/>
                          </m:rPr>
                          <w:rPr>
                            <w:rFonts w:ascii="Cambria Math" w:hAnsi="Cambria Math"/>
                          </w:rPr>
                          <m:t>+2</m:t>
                        </w:ins>
                      </m:r>
                    </m:sub>
                  </m:sSub>
                  <m:r>
                    <w:ins w:id="833" w:author="智绘未来专利代理" w:date="2021-09-03T17:45:00Z">
                      <m:rPr>
                        <m:sty m:val="p"/>
                      </m:rPr>
                      <w:rPr>
                        <w:rFonts w:ascii="Cambria Math" w:hAnsi="Cambria Math"/>
                      </w:rPr>
                      <m:t>*</m:t>
                    </w:ins>
                  </m:r>
                  <m:sSub>
                    <m:sSubPr>
                      <m:ctrlPr>
                        <w:ins w:id="834" w:author="智绘未来专利代理" w:date="2021-09-03T17:45:00Z">
                          <w:rPr>
                            <w:rFonts w:ascii="Cambria Math" w:hAnsi="Cambria Math"/>
                            <w:iCs/>
                          </w:rPr>
                        </w:ins>
                      </m:ctrlPr>
                    </m:sSubPr>
                    <m:e>
                      <m:acc>
                        <m:accPr>
                          <m:chr m:val="̇"/>
                          <m:ctrlPr>
                            <w:ins w:id="835" w:author="智绘未来专利代理" w:date="2021-09-03T17:45:00Z">
                              <w:rPr>
                                <w:rFonts w:ascii="Cambria Math" w:hAnsi="Cambria Math"/>
                                <w:iCs/>
                              </w:rPr>
                            </w:ins>
                          </m:ctrlPr>
                        </m:accPr>
                        <m:e>
                          <m:r>
                            <w:ins w:id="836" w:author="智绘未来专利代理" w:date="2021-09-03T17:45:00Z">
                              <w:rPr>
                                <w:rFonts w:ascii="Cambria Math" w:hAnsi="Cambria Math"/>
                              </w:rPr>
                              <m:t>I</m:t>
                            </w:ins>
                          </m:r>
                        </m:e>
                      </m:acc>
                    </m:e>
                    <m:sub>
                      <m:r>
                        <w:ins w:id="837" w:author="智绘未来专利代理" w:date="2021-09-03T17:45:00Z">
                          <m:rPr>
                            <m:sty m:val="p"/>
                          </m:rPr>
                          <w:rPr>
                            <w:rFonts w:ascii="Cambria Math" w:hAnsi="Cambria Math"/>
                          </w:rPr>
                          <m:t>2</m:t>
                        </w:ins>
                      </m:r>
                    </m:sub>
                  </m:sSub>
                  <m:sSub>
                    <m:sSubPr>
                      <m:ctrlPr>
                        <w:ins w:id="838" w:author="智绘未来专利代理" w:date="2021-09-03T17:45:00Z">
                          <w:rPr>
                            <w:rFonts w:ascii="Cambria Math" w:hAnsi="Cambria Math"/>
                            <w:iCs/>
                          </w:rPr>
                        </w:ins>
                      </m:ctrlPr>
                    </m:sSubPr>
                    <m:e>
                      <m:r>
                        <w:ins w:id="839" w:author="智绘未来专利代理" w:date="2021-09-03T17:45:00Z">
                          <w:rPr>
                            <w:rFonts w:ascii="Cambria Math" w:hAnsi="Cambria Math"/>
                          </w:rPr>
                          <m:t>L</m:t>
                        </w:ins>
                      </m:r>
                    </m:e>
                    <m:sub>
                      <m:r>
                        <w:ins w:id="840" w:author="智绘未来专利代理" w:date="2021-09-03T17:45:00Z">
                          <w:rPr>
                            <w:rFonts w:ascii="Cambria Math" w:hAnsi="Cambria Math"/>
                          </w:rPr>
                          <m:t>N</m:t>
                        </w:ins>
                      </m:r>
                      <m:r>
                        <w:ins w:id="841" w:author="智绘未来专利代理" w:date="2021-09-03T17:45:00Z">
                          <m:rPr>
                            <m:sty m:val="p"/>
                          </m:rPr>
                          <w:rPr>
                            <w:rFonts w:ascii="Cambria Math" w:hAnsi="Cambria Math"/>
                          </w:rPr>
                          <m:t>+2</m:t>
                        </w:ins>
                      </m:r>
                    </m:sub>
                  </m:sSub>
                </m:e>
              </m:eqArr>
            </m:e>
          </m:d>
        </m:oMath>
      </m:oMathPara>
    </w:p>
    <w:p w14:paraId="53EE7614" w14:textId="77777777" w:rsidR="00190AAD" w:rsidRDefault="00B06525">
      <w:pPr>
        <w:pStyle w:val="af8"/>
        <w:spacing w:line="360" w:lineRule="auto"/>
        <w:ind w:leftChars="208" w:left="798" w:hangingChars="172" w:hanging="361"/>
        <w:rPr>
          <w:del w:id="842" w:author="智绘未来专利代理" w:date="2021-09-03T17:45:00Z"/>
          <w:rFonts w:ascii="Times New Roman" w:eastAsia="宋体" w:hAnsi="Times New Roman" w:cs="Times New Roman"/>
          <w:color w:val="000000" w:themeColor="text1"/>
          <w:sz w:val="24"/>
          <w:szCs w:val="24"/>
        </w:rPr>
      </w:pPr>
      <w:ins w:id="843" w:author="智绘未来专利代理" w:date="2021-09-03T17:45:00Z">
        <w:r>
          <w:rPr>
            <w:rFonts w:hint="eastAsia"/>
          </w:rPr>
          <w:t>同理，</w:t>
        </w:r>
        <w:r w:rsidR="002A7E6F" w:rsidRPr="00E655FB">
          <w:t>根据线路</w:t>
        </w:r>
      </w:ins>
      <w:r w:rsidR="002A7E6F" w:rsidRPr="009B1CC0">
        <w:t>节点</w:t>
      </w:r>
      <w:del w:id="844" w:author="智绘未来专利代理" w:date="2021-09-03T17:45:00Z">
        <w:r w:rsidR="0043536A">
          <w:rPr>
            <w:rFonts w:ascii="Times New Roman" w:eastAsia="宋体" w:hAnsi="Times New Roman" w:cs="Times New Roman"/>
            <w:color w:val="000000" w:themeColor="text1"/>
            <w:sz w:val="24"/>
            <w:szCs w:val="24"/>
          </w:rPr>
          <w:delText>T</w:delText>
        </w:r>
        <w:r w:rsidR="0043536A">
          <w:rPr>
            <w:rFonts w:ascii="Times New Roman" w:eastAsia="宋体" w:hAnsi="Times New Roman" w:cs="Times New Roman"/>
            <w:color w:val="000000" w:themeColor="text1"/>
            <w:sz w:val="24"/>
            <w:szCs w:val="24"/>
            <w:vertAlign w:val="subscript"/>
          </w:rPr>
          <w:delText>1</w:delText>
        </w:r>
        <w:r w:rsidR="0043536A">
          <w:rPr>
            <w:rFonts w:ascii="Times New Roman" w:eastAsia="宋体" w:hAnsi="Times New Roman" w:cs="Times New Roman"/>
            <w:color w:val="000000" w:themeColor="text1"/>
            <w:sz w:val="24"/>
            <w:szCs w:val="24"/>
          </w:rPr>
          <w:delText>计算得到</w:delText>
        </w:r>
        <w:r w:rsidR="0043536A">
          <w:rPr>
            <w:rFonts w:ascii="Times New Roman" w:eastAsia="宋体" w:hAnsi="Times New Roman" w:cs="Times New Roman"/>
            <w:color w:val="000000" w:themeColor="text1"/>
            <w:sz w:val="24"/>
            <w:szCs w:val="24"/>
          </w:rPr>
          <w:delText>2</w:delText>
        </w:r>
        <w:r w:rsidR="0043536A">
          <w:rPr>
            <w:rFonts w:ascii="Times New Roman" w:eastAsia="宋体" w:hAnsi="Times New Roman" w:cs="Times New Roman"/>
            <w:color w:val="000000" w:themeColor="text1"/>
            <w:sz w:val="24"/>
            <w:szCs w:val="24"/>
          </w:rPr>
          <w:delText>个</w:delText>
        </w:r>
      </w:del>
      <w:ins w:id="845" w:author="智绘未来专利代理" w:date="2021-09-03T17:45:00Z">
        <w:r w:rsidR="002A7E6F" w:rsidRPr="00E655FB">
          <w:t>的</w:t>
        </w:r>
      </w:ins>
      <w:r w:rsidR="002A7E6F" w:rsidRPr="009B1CC0">
        <w:t>零序电压</w:t>
      </w:r>
      <w:ins w:id="846" w:author="智绘未来专利代理" w:date="2021-09-03T17:45:00Z">
        <w:r w:rsidR="002A7E6F" w:rsidRPr="00E655FB">
          <w:t>和零序电流，计算连接T节点的零序电压，得到</w:t>
        </w:r>
      </w:ins>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847" w:author="智绘未来专利代理" w:date="2021-09-03T17:45:00Z">
                <w:rPr>
                  <w:rFonts w:ascii="Cambria Math" w:eastAsia="宋体" w:hAnsi="Cambria Math" w:cs="Times New Roman"/>
                  <w:iCs/>
                  <w:color w:val="000000" w:themeColor="text1"/>
                  <w:sz w:val="24"/>
                  <w:szCs w:val="24"/>
                </w:rPr>
              </w:del>
            </m:ctrlPr>
          </m:sSubPr>
          <m:e>
            <m:r>
              <w:del w:id="848" w:author="智绘未来专利代理" w:date="2021-09-03T17:45:00Z">
                <m:rPr>
                  <m:sty m:val="p"/>
                </m:rPr>
                <w:rPr>
                  <w:rFonts w:ascii="Cambria Math" w:eastAsia="宋体" w:hAnsi="Cambria Math" w:cs="Times New Roman"/>
                  <w:color w:val="000000" w:themeColor="text1"/>
                  <w:sz w:val="24"/>
                  <w:szCs w:val="24"/>
                </w:rPr>
                <m:t>T</m:t>
              </w:del>
            </m:r>
          </m:e>
          <m:sub>
            <m:r>
              <w:del w:id="849" w:author="智绘未来专利代理" w:date="2021-09-03T17:45:00Z">
                <m:rPr>
                  <m:sty m:val="p"/>
                </m:rPr>
                <w:rPr>
                  <w:rFonts w:ascii="Cambria Math" w:eastAsia="宋体" w:hAnsi="Cambria Math" w:cs="Times New Roman"/>
                  <w:color w:val="000000" w:themeColor="text1"/>
                  <w:sz w:val="24"/>
                  <w:szCs w:val="24"/>
                  <w:vertAlign w:val="subscript"/>
                </w:rPr>
                <m:t>1</m:t>
              </w:del>
            </m:r>
          </m:sub>
        </m:sSub>
        <m:sSub>
          <m:sSubPr>
            <m:ctrlPr>
              <w:ins w:id="850" w:author="智绘未来专利代理" w:date="2021-09-03T17:45:00Z">
                <w:rPr>
                  <w:rFonts w:ascii="Cambria Math" w:hAnsi="Cambria Math"/>
                  <w:iCs/>
                </w:rPr>
              </w:ins>
            </m:ctrlPr>
          </m:sSubPr>
          <m:e>
            <m:r>
              <w:ins w:id="851" w:author="智绘未来专利代理" w:date="2021-09-03T17:45:00Z">
                <w:rPr>
                  <w:rFonts w:ascii="Cambria Math" w:hAnsi="Cambria Math"/>
                </w:rPr>
                <m:t>T</m:t>
              </w:ins>
            </m:r>
          </m:e>
          <m:sub>
            <m:r>
              <w:ins w:id="852" w:author="智绘未来专利代理" w:date="2021-09-03T17:45:00Z">
                <m:rPr>
                  <m:sty m:val="p"/>
                </m:rPr>
                <w:rPr>
                  <w:rFonts w:ascii="Cambria Math" w:hAnsi="Cambria Math"/>
                </w:rPr>
                <m:t>1</m:t>
              </w:ins>
            </m:r>
          </m:sub>
        </m:sSub>
        <m:r>
          <m:rPr>
            <m:sty m:val="p"/>
          </m:rPr>
          <w:rPr>
            <w:rFonts w:ascii="Cambria Math" w:hAnsi="Cambria Math"/>
          </w:rPr>
          <m:t>[0]</m:t>
        </m:r>
      </m:oMath>
      <w:r w:rsidR="002A7E6F"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853" w:author="智绘未来专利代理" w:date="2021-09-03T17:45:00Z">
                <w:rPr>
                  <w:rFonts w:ascii="Cambria Math" w:eastAsia="宋体" w:hAnsi="Cambria Math" w:cs="Times New Roman"/>
                  <w:iCs/>
                  <w:color w:val="000000" w:themeColor="text1"/>
                  <w:sz w:val="24"/>
                  <w:szCs w:val="24"/>
                </w:rPr>
              </w:del>
            </m:ctrlPr>
          </m:sSubPr>
          <m:e>
            <m:r>
              <w:del w:id="854" w:author="智绘未来专利代理" w:date="2021-09-03T17:45:00Z">
                <m:rPr>
                  <m:sty m:val="p"/>
                </m:rPr>
                <w:rPr>
                  <w:rFonts w:ascii="Cambria Math" w:eastAsia="宋体" w:hAnsi="Cambria Math" w:cs="Times New Roman"/>
                  <w:color w:val="000000" w:themeColor="text1"/>
                  <w:sz w:val="24"/>
                  <w:szCs w:val="24"/>
                </w:rPr>
                <m:t>T</m:t>
              </w:del>
            </m:r>
          </m:e>
          <m:sub>
            <m:r>
              <w:del w:id="855" w:author="智绘未来专利代理" w:date="2021-09-03T17:45:00Z">
                <m:rPr>
                  <m:sty m:val="p"/>
                </m:rPr>
                <w:rPr>
                  <w:rFonts w:ascii="Cambria Math" w:eastAsia="宋体" w:hAnsi="Cambria Math" w:cs="Times New Roman"/>
                  <w:color w:val="000000" w:themeColor="text1"/>
                  <w:sz w:val="24"/>
                  <w:szCs w:val="24"/>
                  <w:vertAlign w:val="subscript"/>
                </w:rPr>
                <m:t>1</m:t>
              </w:del>
            </m:r>
          </m:sub>
        </m:sSub>
        <m:d>
          <m:dPr>
            <m:begChr m:val="["/>
            <m:endChr m:val="]"/>
            <m:ctrlPr>
              <w:del w:id="856" w:author="智绘未来专利代理" w:date="2021-09-03T17:45:00Z">
                <w:rPr>
                  <w:rFonts w:ascii="Cambria Math" w:eastAsia="宋体" w:hAnsi="Cambria Math" w:cs="Times New Roman"/>
                  <w:color w:val="000000" w:themeColor="text1"/>
                  <w:sz w:val="24"/>
                  <w:szCs w:val="24"/>
                </w:rPr>
              </w:del>
            </m:ctrlPr>
          </m:dPr>
          <m:e>
            <m:r>
              <w:del w:id="857" w:author="智绘未来专利代理" w:date="2021-09-03T17:45:00Z">
                <m:rPr>
                  <m:sty m:val="p"/>
                </m:rPr>
                <w:rPr>
                  <w:rFonts w:ascii="Cambria Math" w:eastAsia="宋体" w:hAnsi="Cambria Math" w:cs="Times New Roman"/>
                  <w:color w:val="000000" w:themeColor="text1"/>
                  <w:sz w:val="24"/>
                  <w:szCs w:val="24"/>
                </w:rPr>
                <m:t>1</m:t>
              </w:del>
            </m:r>
          </m:e>
        </m:d>
      </m:oMath>
      <w:del w:id="858" w:author="智绘未来专利代理" w:date="2021-09-03T17:45:00Z">
        <w:r w:rsidR="0043536A">
          <w:rPr>
            <w:rFonts w:ascii="Times New Roman" w:eastAsia="宋体" w:hAnsi="Times New Roman" w:cs="Times New Roman"/>
            <w:color w:val="000000" w:themeColor="text1"/>
            <w:sz w:val="24"/>
            <w:szCs w:val="24"/>
          </w:rPr>
          <w:delText>的方法为：</w:delText>
        </w:r>
      </w:del>
    </w:p>
    <w:p w14:paraId="63F05395" w14:textId="4786B6CD" w:rsidR="002A7E6F" w:rsidRPr="009B1CC0" w:rsidRDefault="002A7E6F" w:rsidP="009B1CC0">
      <w:pPr>
        <w:pStyle w:val="00"/>
        <w:ind w:firstLine="480"/>
      </w:pPr>
      <m:oMath>
        <m:sSub>
          <m:sSubPr>
            <m:ctrlPr>
              <w:ins w:id="859" w:author="智绘未来专利代理" w:date="2021-09-03T17:45:00Z">
                <w:rPr>
                  <w:rFonts w:ascii="Cambria Math" w:hAnsi="Cambria Math"/>
                  <w:iCs/>
                </w:rPr>
              </w:ins>
            </m:ctrlPr>
          </m:sSubPr>
          <m:e>
            <m:r>
              <w:ins w:id="860" w:author="智绘未来专利代理" w:date="2021-09-03T17:45:00Z">
                <w:rPr>
                  <w:rFonts w:ascii="Cambria Math" w:hAnsi="Cambria Math"/>
                </w:rPr>
                <m:t>T</m:t>
              </w:ins>
            </m:r>
          </m:e>
          <m:sub>
            <m:r>
              <w:ins w:id="861" w:author="智绘未来专利代理" w:date="2021-09-03T17:45:00Z">
                <m:rPr>
                  <m:sty m:val="p"/>
                </m:rPr>
                <w:rPr>
                  <w:rFonts w:ascii="Cambria Math" w:hAnsi="Cambria Math"/>
                </w:rPr>
                <m:t>1</m:t>
              </w:ins>
            </m:r>
          </m:sub>
        </m:sSub>
        <m:r>
          <w:ins w:id="862" w:author="智绘未来专利代理" w:date="2021-09-03T17:45:00Z">
            <m:rPr>
              <m:sty m:val="p"/>
            </m:rPr>
            <w:rPr>
              <w:rFonts w:ascii="Cambria Math" w:hAnsi="Cambria Math"/>
            </w:rPr>
            <m:t>[1]</m:t>
          </w:ins>
        </m:r>
      </m:oMath>
      <w:ins w:id="863" w:author="智绘未来专利代理" w:date="2021-09-03T17:45:00Z">
        <w:r w:rsidRPr="00E655FB">
          <w:t>、</w:t>
        </w:r>
      </w:ins>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864" w:author="智绘未来专利代理" w:date="2021-09-03T17:45:00Z">
                <w:rPr>
                  <w:rFonts w:ascii="Cambria Math" w:hAnsi="Cambria Math" w:cs="Times New Roman"/>
                  <w:iCs/>
                  <w:color w:val="000000" w:themeColor="text1"/>
                  <w:szCs w:val="24"/>
                </w:rPr>
              </w:del>
            </m:ctrlPr>
          </m:sSubPr>
          <m:e>
            <m:r>
              <w:del w:id="865" w:author="智绘未来专利代理" w:date="2021-09-03T17:45:00Z">
                <m:rPr>
                  <m:sty m:val="p"/>
                </m:rPr>
                <w:rPr>
                  <w:rFonts w:ascii="Cambria Math" w:hAnsi="Cambria Math" w:cs="Times New Roman"/>
                  <w:color w:val="000000" w:themeColor="text1"/>
                  <w:szCs w:val="24"/>
                </w:rPr>
                <m:t>T</m:t>
              </w:del>
            </m:r>
          </m:e>
          <m:sub>
            <m:r>
              <w:del w:id="866" w:author="智绘未来专利代理" w:date="2021-09-03T17:45:00Z">
                <m:rPr>
                  <m:sty m:val="p"/>
                </m:rPr>
                <w:rPr>
                  <w:rFonts w:ascii="Cambria Math" w:hAnsi="Cambria Math" w:cs="Times New Roman"/>
                  <w:color w:val="000000" w:themeColor="text1"/>
                  <w:szCs w:val="24"/>
                  <w:vertAlign w:val="subscript"/>
                </w:rPr>
                <m:t>1</m:t>
              </w:del>
            </m:r>
          </m:sub>
        </m:sSub>
        <m:r>
          <w:del w:id="867" w:author="智绘未来专利代理" w:date="2021-09-03T17:45:00Z">
            <m:rPr>
              <m:sty m:val="p"/>
            </m:rPr>
            <w:rPr>
              <w:rFonts w:ascii="Cambria Math" w:hAnsi="Cambria Math" w:cs="Times New Roman"/>
              <w:color w:val="000000" w:themeColor="text1"/>
              <w:szCs w:val="24"/>
            </w:rPr>
            <m:t>[0]</m:t>
          </w:del>
        </m:r>
        <m:r>
          <w:del w:id="868" w:author="智绘未来专利代理" w:date="2021-09-03T17:45:00Z">
            <m:rPr>
              <m:sty m:val="p"/>
            </m:rPr>
            <w:rPr>
              <w:rFonts w:ascii="Cambria Math" w:hAnsi="Cambria Math" w:cs="Times New Roman"/>
              <w:color w:val="000000" w:themeColor="text1"/>
              <w:szCs w:val="24"/>
              <w:vertAlign w:val="subscript"/>
            </w:rPr>
            <m:t xml:space="preserve"> </m:t>
          </w:del>
        </m:r>
        <m:r>
          <w:del w:id="869" w:author="智绘未来专利代理" w:date="2021-09-03T17:45:00Z">
            <m:rPr>
              <m:sty m:val="p"/>
            </m:rPr>
            <w:rPr>
              <w:rFonts w:ascii="Cambria Math" w:hAnsi="Cambria Math" w:cs="Times New Roman"/>
              <w:color w:val="000000" w:themeColor="text1"/>
              <w:szCs w:val="24"/>
            </w:rPr>
            <m:t>=</m:t>
          </w:del>
        </m:r>
        <m:sSub>
          <m:sSubPr>
            <m:ctrlPr>
              <w:del w:id="870" w:author="智绘未来专利代理" w:date="2021-09-03T17:45:00Z">
                <w:rPr>
                  <w:rFonts w:ascii="Cambria Math" w:hAnsi="Cambria Math" w:cs="Times New Roman"/>
                  <w:iCs/>
                  <w:color w:val="000000" w:themeColor="text1"/>
                  <w:szCs w:val="24"/>
                </w:rPr>
              </w:del>
            </m:ctrlPr>
          </m:sSubPr>
          <m:e>
            <m:sSub>
              <m:sSubPr>
                <m:ctrlPr>
                  <w:del w:id="871" w:author="智绘未来专利代理" w:date="2021-09-03T17:45:00Z">
                    <w:rPr>
                      <w:rFonts w:ascii="Cambria Math" w:hAnsi="Cambria Math" w:cs="Times New Roman"/>
                      <w:iCs/>
                      <w:color w:val="000000" w:themeColor="text1"/>
                      <w:szCs w:val="24"/>
                    </w:rPr>
                  </w:del>
                </m:ctrlPr>
              </m:sSubPr>
              <m:e>
                <m:acc>
                  <m:accPr>
                    <m:chr m:val="̇"/>
                    <m:ctrlPr>
                      <w:del w:id="872" w:author="智绘未来专利代理" w:date="2021-09-03T17:45:00Z">
                        <w:rPr>
                          <w:rFonts w:ascii="Cambria Math" w:hAnsi="Cambria Math" w:cs="Times New Roman"/>
                          <w:iCs/>
                          <w:color w:val="000000" w:themeColor="text1"/>
                          <w:szCs w:val="24"/>
                        </w:rPr>
                      </w:del>
                    </m:ctrlPr>
                  </m:accPr>
                  <m:e>
                    <m:r>
                      <w:del w:id="873" w:author="智绘未来专利代理" w:date="2021-09-03T17:45:00Z">
                        <w:rPr>
                          <w:rFonts w:ascii="Cambria Math" w:hAnsi="Cambria Math" w:cs="Times New Roman"/>
                          <w:color w:val="000000" w:themeColor="text1"/>
                          <w:szCs w:val="24"/>
                        </w:rPr>
                        <m:t>U</m:t>
                      </w:del>
                    </m:r>
                  </m:e>
                </m:acc>
              </m:e>
              <m:sub>
                <m:r>
                  <w:del w:id="874" w:author="智绘未来专利代理" w:date="2021-09-03T17:45:00Z">
                    <m:rPr>
                      <m:sty m:val="p"/>
                    </m:rPr>
                    <w:rPr>
                      <w:rFonts w:ascii="Cambria Math" w:hAnsi="Cambria Math" w:cs="Times New Roman"/>
                      <w:color w:val="000000" w:themeColor="text1"/>
                      <w:szCs w:val="24"/>
                      <w:vertAlign w:val="subscript"/>
                    </w:rPr>
                    <m:t>0</m:t>
                  </w:del>
                </m:r>
              </m:sub>
            </m:sSub>
            <m:r>
              <w:del w:id="875" w:author="智绘未来专利代理" w:date="2021-09-03T17:45:00Z">
                <m:rPr>
                  <m:sty m:val="p"/>
                </m:rPr>
                <w:rPr>
                  <w:rFonts w:ascii="Cambria Math" w:hAnsi="Cambria Math" w:cs="Times New Roman"/>
                  <w:color w:val="000000" w:themeColor="text1"/>
                  <w:szCs w:val="24"/>
                </w:rPr>
                <m:t>L</m:t>
              </w:del>
            </m:r>
          </m:e>
          <m:sub>
            <m:r>
              <w:del w:id="876" w:author="智绘未来专利代理" w:date="2021-09-03T17:45:00Z">
                <m:rPr>
                  <m:sty m:val="p"/>
                </m:rPr>
                <w:rPr>
                  <w:rFonts w:ascii="Cambria Math" w:hAnsi="Cambria Math" w:cs="Times New Roman"/>
                  <w:color w:val="000000" w:themeColor="text1"/>
                  <w:szCs w:val="24"/>
                  <w:vertAlign w:val="subscript"/>
                </w:rPr>
                <m:t>1</m:t>
              </w:del>
            </m:r>
          </m:sub>
        </m:sSub>
        <m:r>
          <w:del w:id="877" w:author="智绘未来专利代理" w:date="2021-09-03T17:45:00Z">
            <m:rPr>
              <m:sty m:val="p"/>
            </m:rPr>
            <w:rPr>
              <w:rFonts w:ascii="Cambria Math" w:hAnsi="Cambria Math" w:cs="Times New Roman"/>
              <w:color w:val="000000" w:themeColor="text1"/>
              <w:szCs w:val="24"/>
            </w:rPr>
            <m:t>-</m:t>
          </w:del>
        </m:r>
        <m:sSub>
          <m:sSubPr>
            <m:ctrlPr>
              <w:del w:id="878" w:author="智绘未来专利代理" w:date="2021-09-03T17:45:00Z">
                <w:rPr>
                  <w:rFonts w:ascii="Cambria Math" w:hAnsi="Cambria Math" w:cs="Times New Roman"/>
                  <w:iCs/>
                  <w:color w:val="000000" w:themeColor="text1"/>
                  <w:szCs w:val="24"/>
                </w:rPr>
              </w:del>
            </m:ctrlPr>
          </m:sSubPr>
          <m:e>
            <m:r>
              <w:del w:id="879" w:author="智绘未来专利代理" w:date="2021-09-03T17:45:00Z">
                <w:rPr>
                  <w:rFonts w:ascii="Cambria Math" w:hAnsi="Cambria Math" w:cs="Times New Roman"/>
                  <w:color w:val="000000" w:themeColor="text1"/>
                  <w:szCs w:val="24"/>
                </w:rPr>
                <m:t>Z</m:t>
              </w:del>
            </m:r>
          </m:e>
          <m:sub>
            <m:r>
              <w:del w:id="880" w:author="智绘未来专利代理" w:date="2021-09-03T17:45:00Z">
                <m:rPr>
                  <m:sty m:val="p"/>
                </m:rPr>
                <w:rPr>
                  <w:rFonts w:ascii="Cambria Math" w:hAnsi="Cambria Math" w:cs="Times New Roman"/>
                  <w:color w:val="000000" w:themeColor="text1"/>
                  <w:szCs w:val="24"/>
                </w:rPr>
                <m:t>0</m:t>
              </w:del>
            </m:r>
          </m:sub>
        </m:sSub>
        <m:r>
          <w:del w:id="881" w:author="智绘未来专利代理" w:date="2021-09-03T17:45:00Z">
            <m:rPr>
              <m:sty m:val="p"/>
            </m:rPr>
            <w:rPr>
              <w:rFonts w:ascii="Cambria Math" w:hAnsi="Cambria Math" w:cs="Times New Roman"/>
              <w:color w:val="000000" w:themeColor="text1"/>
              <w:szCs w:val="24"/>
            </w:rPr>
            <m:t>*</m:t>
          </w:del>
        </m:r>
        <m:sSub>
          <m:sSubPr>
            <m:ctrlPr>
              <w:del w:id="882" w:author="智绘未来专利代理" w:date="2021-09-03T17:45:00Z">
                <w:rPr>
                  <w:rFonts w:ascii="Cambria Math" w:hAnsi="Cambria Math" w:cs="Times New Roman"/>
                  <w:iCs/>
                  <w:color w:val="000000" w:themeColor="text1"/>
                  <w:szCs w:val="24"/>
                </w:rPr>
              </w:del>
            </m:ctrlPr>
          </m:sSubPr>
          <m:e>
            <m:r>
              <w:del w:id="883" w:author="智绘未来专利代理" w:date="2021-09-03T17:45:00Z">
                <m:rPr>
                  <m:sty m:val="p"/>
                </m:rPr>
                <w:rPr>
                  <w:rFonts w:ascii="Cambria Math" w:hAnsi="Cambria Math" w:cs="Times New Roman"/>
                  <w:color w:val="000000" w:themeColor="text1"/>
                  <w:szCs w:val="24"/>
                </w:rPr>
                <m:t>LenL</m:t>
              </w:del>
            </m:r>
          </m:e>
          <m:sub>
            <m:r>
              <w:del w:id="884" w:author="智绘未来专利代理" w:date="2021-09-03T17:45:00Z">
                <m:rPr>
                  <m:sty m:val="p"/>
                </m:rPr>
                <w:rPr>
                  <w:rFonts w:ascii="Cambria Math" w:hAnsi="Cambria Math" w:cs="Times New Roman"/>
                  <w:color w:val="000000" w:themeColor="text1"/>
                  <w:szCs w:val="24"/>
                  <w:vertAlign w:val="subscript"/>
                </w:rPr>
                <m:t>1</m:t>
              </w:del>
            </m:r>
          </m:sub>
        </m:sSub>
        <m:r>
          <w:del w:id="885" w:author="智绘未来专利代理" w:date="2021-09-03T17:45:00Z">
            <m:rPr>
              <m:sty m:val="p"/>
            </m:rPr>
            <w:rPr>
              <w:rFonts w:ascii="Cambria Math" w:hAnsi="Cambria Math" w:cs="Times New Roman"/>
              <w:color w:val="000000" w:themeColor="text1"/>
              <w:szCs w:val="24"/>
            </w:rPr>
            <m:t>*</m:t>
          </w:del>
        </m:r>
        <m:sSub>
          <m:sSubPr>
            <m:ctrlPr>
              <w:del w:id="886" w:author="智绘未来专利代理" w:date="2021-09-03T17:45:00Z">
                <w:rPr>
                  <w:rFonts w:ascii="Cambria Math" w:hAnsi="Cambria Math" w:cs="Times New Roman"/>
                  <w:iCs/>
                  <w:color w:val="000000" w:themeColor="text1"/>
                  <w:szCs w:val="24"/>
                </w:rPr>
              </w:del>
            </m:ctrlPr>
          </m:sSubPr>
          <m:e>
            <m:acc>
              <m:accPr>
                <m:chr m:val="̇"/>
                <m:ctrlPr>
                  <w:del w:id="887" w:author="智绘未来专利代理" w:date="2021-09-03T17:45:00Z">
                    <w:rPr>
                      <w:rFonts w:ascii="Cambria Math" w:hAnsi="Cambria Math" w:cs="Times New Roman"/>
                      <w:iCs/>
                      <w:color w:val="000000" w:themeColor="text1"/>
                      <w:szCs w:val="24"/>
                    </w:rPr>
                  </w:del>
                </m:ctrlPr>
              </m:accPr>
              <m:e>
                <m:r>
                  <w:del w:id="888" w:author="智绘未来专利代理" w:date="2021-09-03T17:45:00Z">
                    <w:rPr>
                      <w:rFonts w:ascii="Cambria Math" w:hAnsi="Cambria Math" w:cs="Times New Roman"/>
                      <w:color w:val="000000" w:themeColor="text1"/>
                      <w:szCs w:val="24"/>
                    </w:rPr>
                    <m:t>I</m:t>
                  </w:del>
                </m:r>
              </m:e>
            </m:acc>
          </m:e>
          <m:sub>
            <m:r>
              <w:del w:id="889" w:author="智绘未来专利代理" w:date="2021-09-03T17:45:00Z">
                <w:rPr>
                  <w:rFonts w:ascii="Cambria Math" w:hAnsi="Cambria Math" w:cs="Times New Roman"/>
                  <w:color w:val="000000" w:themeColor="text1"/>
                  <w:szCs w:val="24"/>
                </w:rPr>
                <m:t>0</m:t>
              </w:del>
            </m:r>
          </m:sub>
        </m:sSub>
        <m:sSub>
          <m:sSubPr>
            <m:ctrlPr>
              <w:del w:id="890" w:author="智绘未来专利代理" w:date="2021-09-03T17:45:00Z">
                <w:rPr>
                  <w:rFonts w:ascii="Cambria Math" w:hAnsi="Cambria Math" w:cs="Times New Roman"/>
                  <w:iCs/>
                  <w:color w:val="000000" w:themeColor="text1"/>
                  <w:szCs w:val="24"/>
                </w:rPr>
              </w:del>
            </m:ctrlPr>
          </m:sSubPr>
          <m:e>
            <m:r>
              <w:del w:id="891" w:author="智绘未来专利代理" w:date="2021-09-03T17:45:00Z">
                <m:rPr>
                  <m:sty m:val="p"/>
                </m:rPr>
                <w:rPr>
                  <w:rFonts w:ascii="Cambria Math" w:hAnsi="Cambria Math" w:cs="Times New Roman"/>
                  <w:color w:val="000000" w:themeColor="text1"/>
                  <w:szCs w:val="24"/>
                </w:rPr>
                <m:t>L</m:t>
              </w:del>
            </m:r>
          </m:e>
          <m:sub>
            <m:r>
              <w:del w:id="892" w:author="智绘未来专利代理" w:date="2021-09-03T17:45:00Z">
                <m:rPr>
                  <m:sty m:val="p"/>
                </m:rPr>
                <w:rPr>
                  <w:rFonts w:ascii="Cambria Math" w:hAnsi="Cambria Math" w:cs="Times New Roman"/>
                  <w:color w:val="000000" w:themeColor="text1"/>
                  <w:szCs w:val="24"/>
                </w:rPr>
                <m:t>1</m:t>
              </w:del>
            </m:r>
          </m:sub>
        </m:sSub>
        <m:sSub>
          <m:sSubPr>
            <m:ctrlPr>
              <w:ins w:id="893" w:author="智绘未来专利代理" w:date="2021-09-03T17:45:00Z">
                <w:rPr>
                  <w:rFonts w:ascii="Cambria Math" w:hAnsi="Cambria Math"/>
                  <w:iCs/>
                </w:rPr>
              </w:ins>
            </m:ctrlPr>
          </m:sSubPr>
          <m:e>
            <m:r>
              <w:ins w:id="894" w:author="智绘未来专利代理" w:date="2021-09-03T17:45:00Z">
                <w:rPr>
                  <w:rFonts w:ascii="Cambria Math" w:hAnsi="Cambria Math"/>
                </w:rPr>
                <m:t>T</m:t>
              </w:ins>
            </m:r>
          </m:e>
          <m:sub>
            <m:r>
              <w:ins w:id="895" w:author="智绘未来专利代理" w:date="2021-09-03T17:45:00Z">
                <m:rPr>
                  <m:sty m:val="p"/>
                </m:rPr>
                <w:rPr>
                  <w:rFonts w:ascii="Cambria Math" w:hAnsi="Cambria Math"/>
                </w:rPr>
                <m:t>2</m:t>
              </w:ins>
            </m:r>
          </m:sub>
        </m:sSub>
        <m:r>
          <w:ins w:id="896" w:author="智绘未来专利代理" w:date="2021-09-03T17:45:00Z">
            <m:rPr>
              <m:sty m:val="p"/>
            </m:rPr>
            <w:rPr>
              <w:rFonts w:ascii="Cambria Math" w:hAnsi="Cambria Math"/>
            </w:rPr>
            <m:t>[1]</m:t>
          </w:ins>
        </m:r>
      </m:oMath>
      <w:ins w:id="897" w:author="智绘未来专利代理" w:date="2021-09-03T17:45:00Z">
        <w:r w:rsidRPr="00E655FB">
          <w:t>、</w:t>
        </w:r>
        <w:r w:rsidRPr="00E655FB">
          <w:t>…</w:t>
        </w:r>
        <w:r w:rsidRPr="00E655FB">
          <w:t>、</w:t>
        </w:r>
      </w:ins>
      <m:oMath>
        <m:sSub>
          <m:sSubPr>
            <m:ctrlPr>
              <w:ins w:id="898" w:author="智绘未来专利代理" w:date="2021-09-03T17:45:00Z">
                <w:rPr>
                  <w:rFonts w:ascii="Cambria Math" w:hAnsi="Cambria Math"/>
                  <w:iCs/>
                </w:rPr>
              </w:ins>
            </m:ctrlPr>
          </m:sSubPr>
          <m:e>
            <m:acc>
              <m:accPr>
                <m:chr m:val="̇"/>
                <m:ctrlPr>
                  <w:ins w:id="899" w:author="智绘未来专利代理" w:date="2021-09-03T17:45:00Z">
                    <w:rPr>
                      <w:rFonts w:ascii="Cambria Math" w:hAnsi="Cambria Math"/>
                      <w:iCs/>
                    </w:rPr>
                  </w:ins>
                </m:ctrlPr>
              </m:accPr>
              <m:e>
                <m:r>
                  <w:ins w:id="900" w:author="智绘未来专利代理" w:date="2021-09-03T17:45:00Z">
                    <w:rPr>
                      <w:rFonts w:ascii="Cambria Math" w:hAnsi="Cambria Math"/>
                    </w:rPr>
                    <m:t>U</m:t>
                  </w:ins>
                </m:r>
              </m:e>
            </m:acc>
          </m:e>
          <m:sub>
            <m:r>
              <w:ins w:id="901" w:author="智绘未来专利代理" w:date="2021-09-03T17:45:00Z">
                <m:rPr>
                  <m:sty m:val="p"/>
                </m:rPr>
                <w:rPr>
                  <w:rFonts w:ascii="Cambria Math" w:hAnsi="Cambria Math"/>
                </w:rPr>
                <m:t>0</m:t>
              </w:ins>
            </m:r>
          </m:sub>
        </m:sSub>
        <m:sSub>
          <m:sSubPr>
            <m:ctrlPr>
              <w:ins w:id="902" w:author="智绘未来专利代理" w:date="2021-09-03T17:45:00Z">
                <w:rPr>
                  <w:rFonts w:ascii="Cambria Math" w:hAnsi="Cambria Math"/>
                  <w:iCs/>
                </w:rPr>
              </w:ins>
            </m:ctrlPr>
          </m:sSubPr>
          <m:e>
            <m:r>
              <w:ins w:id="903" w:author="智绘未来专利代理" w:date="2021-09-03T17:45:00Z">
                <w:rPr>
                  <w:rFonts w:ascii="Cambria Math" w:hAnsi="Cambria Math"/>
                </w:rPr>
                <m:t>T</m:t>
              </w:ins>
            </m:r>
          </m:e>
          <m:sub>
            <m:r>
              <w:ins w:id="904" w:author="智绘未来专利代理" w:date="2021-09-03T17:45:00Z">
                <w:rPr>
                  <w:rFonts w:ascii="Cambria Math" w:hAnsi="Cambria Math"/>
                </w:rPr>
                <m:t>N</m:t>
              </w:ins>
            </m:r>
            <m:r>
              <w:ins w:id="905" w:author="智绘未来专利代理" w:date="2021-09-03T17:45:00Z">
                <m:rPr>
                  <m:sty m:val="p"/>
                </m:rPr>
                <w:rPr>
                  <w:rFonts w:ascii="Cambria Math" w:hAnsi="Cambria Math"/>
                </w:rPr>
                <m:t>-1</m:t>
              </w:ins>
            </m:r>
          </m:sub>
        </m:sSub>
        <m:r>
          <w:ins w:id="906" w:author="智绘未来专利代理" w:date="2021-09-03T17:45:00Z">
            <m:rPr>
              <m:sty m:val="p"/>
            </m:rPr>
            <w:rPr>
              <w:rFonts w:ascii="Cambria Math" w:hAnsi="Cambria Math"/>
            </w:rPr>
            <m:t>[1]</m:t>
          </w:ins>
        </m:r>
      </m:oMath>
      <w:ins w:id="907" w:author="智绘未来专利代理" w:date="2021-09-03T17:45:00Z">
        <w:r w:rsidRPr="00E655FB">
          <w:t>、</w:t>
        </w:r>
      </w:ins>
      <m:oMath>
        <m:sSub>
          <m:sSubPr>
            <m:ctrlPr>
              <w:ins w:id="908" w:author="智绘未来专利代理" w:date="2021-09-03T17:45:00Z">
                <w:rPr>
                  <w:rFonts w:ascii="Cambria Math" w:hAnsi="Cambria Math"/>
                  <w:iCs/>
                </w:rPr>
              </w:ins>
            </m:ctrlPr>
          </m:sSubPr>
          <m:e>
            <m:acc>
              <m:accPr>
                <m:chr m:val="̇"/>
                <m:ctrlPr>
                  <w:ins w:id="909" w:author="智绘未来专利代理" w:date="2021-09-03T17:45:00Z">
                    <w:rPr>
                      <w:rFonts w:ascii="Cambria Math" w:hAnsi="Cambria Math"/>
                      <w:iCs/>
                    </w:rPr>
                  </w:ins>
                </m:ctrlPr>
              </m:accPr>
              <m:e>
                <m:r>
                  <w:ins w:id="910" w:author="智绘未来专利代理" w:date="2021-09-03T17:45:00Z">
                    <w:rPr>
                      <w:rFonts w:ascii="Cambria Math" w:hAnsi="Cambria Math"/>
                    </w:rPr>
                    <m:t>U</m:t>
                  </w:ins>
                </m:r>
              </m:e>
            </m:acc>
          </m:e>
          <m:sub>
            <m:r>
              <w:ins w:id="911" w:author="智绘未来专利代理" w:date="2021-09-03T17:45:00Z">
                <m:rPr>
                  <m:sty m:val="p"/>
                </m:rPr>
                <w:rPr>
                  <w:rFonts w:ascii="Cambria Math" w:hAnsi="Cambria Math"/>
                </w:rPr>
                <m:t>0</m:t>
              </w:ins>
            </m:r>
          </m:sub>
        </m:sSub>
        <m:sSub>
          <m:sSubPr>
            <m:ctrlPr>
              <w:ins w:id="912" w:author="智绘未来专利代理" w:date="2021-09-03T17:45:00Z">
                <w:rPr>
                  <w:rFonts w:ascii="Cambria Math" w:hAnsi="Cambria Math"/>
                  <w:iCs/>
                </w:rPr>
              </w:ins>
            </m:ctrlPr>
          </m:sSubPr>
          <m:e>
            <m:r>
              <w:ins w:id="913" w:author="智绘未来专利代理" w:date="2021-09-03T17:45:00Z">
                <w:rPr>
                  <w:rFonts w:ascii="Cambria Math" w:hAnsi="Cambria Math"/>
                </w:rPr>
                <m:t>T</m:t>
              </w:ins>
            </m:r>
          </m:e>
          <m:sub>
            <m:r>
              <w:ins w:id="914" w:author="智绘未来专利代理" w:date="2021-09-03T17:45:00Z">
                <w:rPr>
                  <w:rFonts w:ascii="Cambria Math" w:hAnsi="Cambria Math"/>
                </w:rPr>
                <m:t>N</m:t>
              </w:ins>
            </m:r>
          </m:sub>
        </m:sSub>
        <m:r>
          <w:ins w:id="915" w:author="智绘未来专利代理" w:date="2021-09-03T17:45:00Z">
            <m:rPr>
              <m:sty m:val="p"/>
            </m:rPr>
            <w:rPr>
              <w:rFonts w:ascii="Cambria Math" w:hAnsi="Cambria Math"/>
            </w:rPr>
            <m:t>[1]</m:t>
          </w:ins>
        </m:r>
      </m:oMath>
      <w:ins w:id="916" w:author="智绘未来专利代理" w:date="2021-09-03T17:45:00Z">
        <w:r w:rsidRPr="00E655FB">
          <w:t>、</w:t>
        </w:r>
      </w:ins>
      <m:oMath>
        <m:sSub>
          <m:sSubPr>
            <m:ctrlPr>
              <w:ins w:id="917" w:author="智绘未来专利代理" w:date="2021-09-03T17:45:00Z">
                <w:rPr>
                  <w:rFonts w:ascii="Cambria Math" w:hAnsi="Cambria Math"/>
                  <w:iCs/>
                </w:rPr>
              </w:ins>
            </m:ctrlPr>
          </m:sSubPr>
          <m:e>
            <m:acc>
              <m:accPr>
                <m:chr m:val="̇"/>
                <m:ctrlPr>
                  <w:ins w:id="918" w:author="智绘未来专利代理" w:date="2021-09-03T17:45:00Z">
                    <w:rPr>
                      <w:rFonts w:ascii="Cambria Math" w:hAnsi="Cambria Math"/>
                      <w:iCs/>
                    </w:rPr>
                  </w:ins>
                </m:ctrlPr>
              </m:accPr>
              <m:e>
                <m:r>
                  <w:ins w:id="919" w:author="智绘未来专利代理" w:date="2021-09-03T17:45:00Z">
                    <w:rPr>
                      <w:rFonts w:ascii="Cambria Math" w:hAnsi="Cambria Math"/>
                    </w:rPr>
                    <m:t>U</m:t>
                  </w:ins>
                </m:r>
              </m:e>
            </m:acc>
          </m:e>
          <m:sub>
            <m:r>
              <w:ins w:id="920" w:author="智绘未来专利代理" w:date="2021-09-03T17:45:00Z">
                <m:rPr>
                  <m:sty m:val="p"/>
                </m:rPr>
                <w:rPr>
                  <w:rFonts w:ascii="Cambria Math" w:hAnsi="Cambria Math"/>
                </w:rPr>
                <m:t>0</m:t>
              </w:ins>
            </m:r>
          </m:sub>
        </m:sSub>
        <m:sSub>
          <m:sSubPr>
            <m:ctrlPr>
              <w:ins w:id="921" w:author="智绘未来专利代理" w:date="2021-09-03T17:45:00Z">
                <w:rPr>
                  <w:rFonts w:ascii="Cambria Math" w:hAnsi="Cambria Math"/>
                  <w:iCs/>
                </w:rPr>
              </w:ins>
            </m:ctrlPr>
          </m:sSubPr>
          <m:e>
            <m:r>
              <w:ins w:id="922" w:author="智绘未来专利代理" w:date="2021-09-03T17:45:00Z">
                <w:rPr>
                  <w:rFonts w:ascii="Cambria Math" w:hAnsi="Cambria Math"/>
                </w:rPr>
                <m:t>T</m:t>
              </w:ins>
            </m:r>
          </m:e>
          <m:sub>
            <m:r>
              <w:ins w:id="923" w:author="智绘未来专利代理" w:date="2021-09-03T17:45:00Z">
                <w:rPr>
                  <w:rFonts w:ascii="Cambria Math" w:hAnsi="Cambria Math"/>
                </w:rPr>
                <m:t>N</m:t>
              </w:ins>
            </m:r>
          </m:sub>
        </m:sSub>
        <m:r>
          <w:ins w:id="924" w:author="智绘未来专利代理" w:date="2021-09-03T17:45:00Z">
            <m:rPr>
              <m:sty m:val="p"/>
            </m:rPr>
            <w:rPr>
              <w:rFonts w:ascii="Cambria Math" w:hAnsi="Cambria Math"/>
            </w:rPr>
            <m:t>[2]</m:t>
          </w:ins>
        </m:r>
      </m:oMath>
      <w:ins w:id="925" w:author="智绘未来专利代理" w:date="2021-09-03T17:45:00Z">
        <w:r w:rsidRPr="00E655FB">
          <w:t>。</w:t>
        </w:r>
      </w:ins>
    </w:p>
    <w:p w14:paraId="161FA0BB" w14:textId="77777777" w:rsidR="00190AAD" w:rsidRDefault="0043536A">
      <w:pPr>
        <w:pStyle w:val="af8"/>
        <w:spacing w:line="360" w:lineRule="auto"/>
        <w:ind w:leftChars="208" w:left="850" w:hangingChars="172" w:hanging="413"/>
        <w:rPr>
          <w:del w:id="926"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927" w:author="智绘未来专利代理" w:date="2021-09-03T17:45:00Z">
                  <w:rPr>
                    <w:rFonts w:ascii="Cambria Math" w:eastAsia="宋体" w:hAnsi="Cambria Math" w:cs="Times New Roman"/>
                    <w:iCs/>
                    <w:color w:val="000000" w:themeColor="text1"/>
                    <w:sz w:val="24"/>
                    <w:szCs w:val="24"/>
                  </w:rPr>
                </w:del>
              </m:ctrlPr>
            </m:sSubPr>
            <m:e>
              <m:acc>
                <m:accPr>
                  <m:chr m:val="̇"/>
                  <m:ctrlPr>
                    <w:del w:id="928" w:author="智绘未来专利代理" w:date="2021-09-03T17:45:00Z">
                      <w:rPr>
                        <w:rFonts w:ascii="Cambria Math" w:eastAsia="宋体" w:hAnsi="Cambria Math" w:cs="Times New Roman"/>
                        <w:iCs/>
                        <w:color w:val="000000" w:themeColor="text1"/>
                        <w:sz w:val="24"/>
                        <w:szCs w:val="24"/>
                      </w:rPr>
                    </w:del>
                  </m:ctrlPr>
                </m:accPr>
                <m:e>
                  <m:r>
                    <w:del w:id="929" w:author="智绘未来专利代理" w:date="2021-09-03T17:45:00Z">
                      <w:rPr>
                        <w:rFonts w:ascii="Cambria Math" w:eastAsia="宋体" w:hAnsi="Cambria Math" w:cs="Times New Roman"/>
                        <w:color w:val="000000" w:themeColor="text1"/>
                        <w:sz w:val="24"/>
                        <w:szCs w:val="24"/>
                      </w:rPr>
                      <m:t>U</m:t>
                    </w:del>
                  </m:r>
                </m:e>
              </m:acc>
            </m:e>
            <m:sub>
              <m:r>
                <w:del w:id="930" w:author="智绘未来专利代理" w:date="2021-09-03T17:45:00Z">
                  <m:rPr>
                    <m:sty m:val="p"/>
                  </m:rPr>
                  <w:rPr>
                    <w:rFonts w:ascii="Cambria Math" w:eastAsia="宋体" w:hAnsi="Cambria Math" w:cs="Times New Roman"/>
                    <w:color w:val="000000" w:themeColor="text1"/>
                    <w:sz w:val="24"/>
                    <w:szCs w:val="24"/>
                    <w:vertAlign w:val="subscript"/>
                  </w:rPr>
                  <m:t>0</m:t>
                </w:del>
              </m:r>
            </m:sub>
          </m:sSub>
          <m:sSub>
            <m:sSubPr>
              <m:ctrlPr>
                <w:del w:id="931" w:author="智绘未来专利代理" w:date="2021-09-03T17:45:00Z">
                  <w:rPr>
                    <w:rFonts w:ascii="Cambria Math" w:eastAsia="宋体" w:hAnsi="Cambria Math" w:cs="Times New Roman"/>
                    <w:iCs/>
                    <w:color w:val="000000" w:themeColor="text1"/>
                    <w:sz w:val="24"/>
                    <w:szCs w:val="24"/>
                  </w:rPr>
                </w:del>
              </m:ctrlPr>
            </m:sSubPr>
            <m:e>
              <m:r>
                <w:del w:id="932" w:author="智绘未来专利代理" w:date="2021-09-03T17:45:00Z">
                  <m:rPr>
                    <m:sty m:val="p"/>
                  </m:rPr>
                  <w:rPr>
                    <w:rFonts w:ascii="Cambria Math" w:eastAsia="宋体" w:hAnsi="Cambria Math" w:cs="Times New Roman"/>
                    <w:color w:val="000000" w:themeColor="text1"/>
                    <w:sz w:val="24"/>
                    <w:szCs w:val="24"/>
                  </w:rPr>
                  <m:t>T</m:t>
                </w:del>
              </m:r>
            </m:e>
            <m:sub>
              <m:r>
                <w:del w:id="933" w:author="智绘未来专利代理" w:date="2021-09-03T17:45:00Z">
                  <m:rPr>
                    <m:sty m:val="p"/>
                  </m:rPr>
                  <w:rPr>
                    <w:rFonts w:ascii="Cambria Math" w:eastAsia="宋体" w:hAnsi="Cambria Math" w:cs="Times New Roman"/>
                    <w:color w:val="000000" w:themeColor="text1"/>
                    <w:sz w:val="24"/>
                    <w:szCs w:val="24"/>
                    <w:vertAlign w:val="subscript"/>
                  </w:rPr>
                  <m:t>1</m:t>
                </w:del>
              </m:r>
            </m:sub>
          </m:sSub>
          <m:r>
            <w:del w:id="934" w:author="智绘未来专利代理" w:date="2021-09-03T17:45:00Z">
              <m:rPr>
                <m:sty m:val="p"/>
              </m:rPr>
              <w:rPr>
                <w:rFonts w:ascii="Cambria Math" w:eastAsia="宋体" w:hAnsi="Cambria Math" w:cs="Times New Roman"/>
                <w:color w:val="000000" w:themeColor="text1"/>
                <w:sz w:val="24"/>
                <w:szCs w:val="24"/>
              </w:rPr>
              <m:t>[1]</m:t>
            </w:del>
          </m:r>
          <m:r>
            <w:del w:id="935"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936" w:author="智绘未来专利代理" w:date="2021-09-03T17:45:00Z">
              <m:rPr>
                <m:sty m:val="p"/>
              </m:rPr>
              <w:rPr>
                <w:rFonts w:ascii="Cambria Math" w:eastAsia="宋体" w:hAnsi="Cambria Math" w:cs="Times New Roman"/>
                <w:color w:val="000000" w:themeColor="text1"/>
                <w:sz w:val="24"/>
                <w:szCs w:val="24"/>
              </w:rPr>
              <m:t>=</m:t>
            </w:del>
          </m:r>
          <m:sSub>
            <m:sSubPr>
              <m:ctrlPr>
                <w:del w:id="937" w:author="智绘未来专利代理" w:date="2021-09-03T17:45:00Z">
                  <w:rPr>
                    <w:rFonts w:ascii="Cambria Math" w:eastAsia="宋体" w:hAnsi="Cambria Math" w:cs="Times New Roman"/>
                    <w:iCs/>
                    <w:color w:val="000000" w:themeColor="text1"/>
                    <w:sz w:val="24"/>
                    <w:szCs w:val="24"/>
                  </w:rPr>
                </w:del>
              </m:ctrlPr>
            </m:sSubPr>
            <m:e>
              <m:acc>
                <m:accPr>
                  <m:chr m:val="̇"/>
                  <m:ctrlPr>
                    <w:del w:id="938" w:author="智绘未来专利代理" w:date="2021-09-03T17:45:00Z">
                      <w:rPr>
                        <w:rFonts w:ascii="Cambria Math" w:eastAsia="宋体" w:hAnsi="Cambria Math" w:cs="Times New Roman"/>
                        <w:iCs/>
                        <w:color w:val="000000" w:themeColor="text1"/>
                        <w:sz w:val="24"/>
                        <w:szCs w:val="24"/>
                      </w:rPr>
                    </w:del>
                  </m:ctrlPr>
                </m:accPr>
                <m:e>
                  <m:r>
                    <w:del w:id="939" w:author="智绘未来专利代理" w:date="2021-09-03T17:45:00Z">
                      <w:rPr>
                        <w:rFonts w:ascii="Cambria Math" w:eastAsia="宋体" w:hAnsi="Cambria Math" w:cs="Times New Roman"/>
                        <w:color w:val="000000" w:themeColor="text1"/>
                        <w:sz w:val="24"/>
                        <w:szCs w:val="24"/>
                      </w:rPr>
                      <m:t>U</m:t>
                    </w:del>
                  </m:r>
                </m:e>
              </m:acc>
            </m:e>
            <m:sub>
              <m:r>
                <w:del w:id="940" w:author="智绘未来专利代理" w:date="2021-09-03T17:45:00Z">
                  <m:rPr>
                    <m:sty m:val="p"/>
                  </m:rPr>
                  <w:rPr>
                    <w:rFonts w:ascii="Cambria Math" w:eastAsia="宋体" w:hAnsi="Cambria Math" w:cs="Times New Roman"/>
                    <w:color w:val="000000" w:themeColor="text1"/>
                    <w:sz w:val="24"/>
                    <w:szCs w:val="24"/>
                    <w:vertAlign w:val="subscript"/>
                  </w:rPr>
                  <m:t>0</m:t>
                </w:del>
              </m:r>
            </m:sub>
          </m:sSub>
          <m:sSub>
            <m:sSubPr>
              <m:ctrlPr>
                <w:del w:id="941" w:author="智绘未来专利代理" w:date="2021-09-03T17:45:00Z">
                  <w:rPr>
                    <w:rFonts w:ascii="Cambria Math" w:eastAsia="宋体" w:hAnsi="Cambria Math" w:cs="Times New Roman"/>
                    <w:iCs/>
                    <w:color w:val="000000" w:themeColor="text1"/>
                    <w:sz w:val="24"/>
                    <w:szCs w:val="24"/>
                  </w:rPr>
                </w:del>
              </m:ctrlPr>
            </m:sSubPr>
            <m:e>
              <m:r>
                <w:del w:id="942" w:author="智绘未来专利代理" w:date="2021-09-03T17:45:00Z">
                  <m:rPr>
                    <m:sty m:val="p"/>
                  </m:rPr>
                  <w:rPr>
                    <w:rFonts w:ascii="Cambria Math" w:eastAsia="宋体" w:hAnsi="Cambria Math" w:cs="Times New Roman"/>
                    <w:color w:val="000000" w:themeColor="text1"/>
                    <w:sz w:val="24"/>
                    <w:szCs w:val="24"/>
                  </w:rPr>
                  <m:t>L</m:t>
                </w:del>
              </m:r>
            </m:e>
            <m:sub>
              <m:r>
                <w:del w:id="943" w:author="智绘未来专利代理" w:date="2021-09-03T17:45:00Z">
                  <m:rPr>
                    <m:sty m:val="p"/>
                  </m:rPr>
                  <w:rPr>
                    <w:rFonts w:ascii="Cambria Math" w:eastAsia="宋体" w:hAnsi="Cambria Math" w:cs="Times New Roman"/>
                    <w:color w:val="000000" w:themeColor="text1"/>
                    <w:sz w:val="24"/>
                    <w:szCs w:val="24"/>
                    <w:vertAlign w:val="subscript"/>
                  </w:rPr>
                  <m:t>2</m:t>
                </w:del>
              </m:r>
            </m:sub>
          </m:sSub>
          <m:r>
            <w:del w:id="944" w:author="智绘未来专利代理" w:date="2021-09-03T17:45:00Z">
              <m:rPr>
                <m:sty m:val="p"/>
              </m:rPr>
              <w:rPr>
                <w:rFonts w:ascii="Cambria Math" w:eastAsia="宋体" w:hAnsi="Cambria Math" w:cs="Times New Roman"/>
                <w:color w:val="000000" w:themeColor="text1"/>
                <w:sz w:val="24"/>
                <w:szCs w:val="24"/>
              </w:rPr>
              <m:t>-</m:t>
            </w:del>
          </m:r>
          <m:sSub>
            <m:sSubPr>
              <m:ctrlPr>
                <w:del w:id="945" w:author="智绘未来专利代理" w:date="2021-09-03T17:45:00Z">
                  <w:rPr>
                    <w:rFonts w:ascii="Cambria Math" w:eastAsia="宋体" w:hAnsi="Cambria Math" w:cs="Times New Roman"/>
                    <w:iCs/>
                    <w:color w:val="000000" w:themeColor="text1"/>
                    <w:sz w:val="24"/>
                    <w:szCs w:val="24"/>
                  </w:rPr>
                </w:del>
              </m:ctrlPr>
            </m:sSubPr>
            <m:e>
              <m:r>
                <w:del w:id="946" w:author="智绘未来专利代理" w:date="2021-09-03T17:45:00Z">
                  <w:rPr>
                    <w:rFonts w:ascii="Cambria Math" w:eastAsia="宋体" w:hAnsi="Cambria Math" w:cs="Times New Roman"/>
                    <w:color w:val="000000" w:themeColor="text1"/>
                    <w:sz w:val="24"/>
                    <w:szCs w:val="24"/>
                  </w:rPr>
                  <m:t>Z</m:t>
                </w:del>
              </m:r>
            </m:e>
            <m:sub>
              <m:r>
                <w:del w:id="947" w:author="智绘未来专利代理" w:date="2021-09-03T17:45:00Z">
                  <m:rPr>
                    <m:sty m:val="p"/>
                  </m:rPr>
                  <w:rPr>
                    <w:rFonts w:ascii="Cambria Math" w:eastAsia="宋体" w:hAnsi="Cambria Math" w:cs="Times New Roman"/>
                    <w:color w:val="000000" w:themeColor="text1"/>
                    <w:sz w:val="24"/>
                    <w:szCs w:val="24"/>
                  </w:rPr>
                  <m:t>0</m:t>
                </w:del>
              </m:r>
            </m:sub>
          </m:sSub>
          <m:r>
            <w:del w:id="948" w:author="智绘未来专利代理" w:date="2021-09-03T17:45:00Z">
              <m:rPr>
                <m:sty m:val="p"/>
              </m:rPr>
              <w:rPr>
                <w:rFonts w:ascii="Cambria Math" w:eastAsia="宋体" w:hAnsi="Cambria Math" w:cs="Times New Roman"/>
                <w:color w:val="000000" w:themeColor="text1"/>
                <w:sz w:val="24"/>
                <w:szCs w:val="24"/>
              </w:rPr>
              <m:t>*</m:t>
            </w:del>
          </m:r>
          <m:sSub>
            <m:sSubPr>
              <m:ctrlPr>
                <w:del w:id="949" w:author="智绘未来专利代理" w:date="2021-09-03T17:45:00Z">
                  <w:rPr>
                    <w:rFonts w:ascii="Cambria Math" w:eastAsia="宋体" w:hAnsi="Cambria Math" w:cs="Times New Roman"/>
                    <w:iCs/>
                    <w:color w:val="000000" w:themeColor="text1"/>
                    <w:sz w:val="24"/>
                    <w:szCs w:val="24"/>
                  </w:rPr>
                </w:del>
              </m:ctrlPr>
            </m:sSubPr>
            <m:e>
              <m:r>
                <w:del w:id="950" w:author="智绘未来专利代理" w:date="2021-09-03T17:45:00Z">
                  <m:rPr>
                    <m:sty m:val="p"/>
                  </m:rPr>
                  <w:rPr>
                    <w:rFonts w:ascii="Cambria Math" w:eastAsia="宋体" w:hAnsi="Cambria Math" w:cs="Times New Roman"/>
                    <w:color w:val="000000" w:themeColor="text1"/>
                    <w:sz w:val="24"/>
                    <w:szCs w:val="24"/>
                  </w:rPr>
                  <m:t>LenL</m:t>
                </w:del>
              </m:r>
            </m:e>
            <m:sub>
              <m:r>
                <w:del w:id="951" w:author="智绘未来专利代理" w:date="2021-09-03T17:45:00Z">
                  <m:rPr>
                    <m:sty m:val="p"/>
                  </m:rPr>
                  <w:rPr>
                    <w:rFonts w:ascii="Cambria Math" w:eastAsia="宋体" w:hAnsi="Cambria Math" w:cs="Times New Roman"/>
                    <w:color w:val="000000" w:themeColor="text1"/>
                    <w:sz w:val="24"/>
                    <w:szCs w:val="24"/>
                    <w:vertAlign w:val="subscript"/>
                  </w:rPr>
                  <m:t>2</m:t>
                </w:del>
              </m:r>
            </m:sub>
          </m:sSub>
          <m:r>
            <w:del w:id="952" w:author="智绘未来专利代理" w:date="2021-09-03T17:45:00Z">
              <m:rPr>
                <m:sty m:val="p"/>
              </m:rPr>
              <w:rPr>
                <w:rFonts w:ascii="Cambria Math" w:eastAsia="宋体" w:hAnsi="Cambria Math" w:cs="Times New Roman"/>
                <w:color w:val="000000" w:themeColor="text1"/>
                <w:sz w:val="24"/>
                <w:szCs w:val="24"/>
              </w:rPr>
              <m:t>*</m:t>
            </w:del>
          </m:r>
          <m:sSub>
            <m:sSubPr>
              <m:ctrlPr>
                <w:del w:id="953" w:author="智绘未来专利代理" w:date="2021-09-03T17:45:00Z">
                  <w:rPr>
                    <w:rFonts w:ascii="Cambria Math" w:eastAsia="宋体" w:hAnsi="Cambria Math" w:cs="Times New Roman"/>
                    <w:iCs/>
                    <w:color w:val="000000" w:themeColor="text1"/>
                    <w:sz w:val="24"/>
                    <w:szCs w:val="24"/>
                  </w:rPr>
                </w:del>
              </m:ctrlPr>
            </m:sSubPr>
            <m:e>
              <m:acc>
                <m:accPr>
                  <m:chr m:val="̇"/>
                  <m:ctrlPr>
                    <w:del w:id="954" w:author="智绘未来专利代理" w:date="2021-09-03T17:45:00Z">
                      <w:rPr>
                        <w:rFonts w:ascii="Cambria Math" w:eastAsia="宋体" w:hAnsi="Cambria Math" w:cs="Times New Roman"/>
                        <w:iCs/>
                        <w:color w:val="000000" w:themeColor="text1"/>
                        <w:sz w:val="24"/>
                        <w:szCs w:val="24"/>
                      </w:rPr>
                    </w:del>
                  </m:ctrlPr>
                </m:accPr>
                <m:e>
                  <m:r>
                    <w:del w:id="955" w:author="智绘未来专利代理" w:date="2021-09-03T17:45:00Z">
                      <w:rPr>
                        <w:rFonts w:ascii="Cambria Math" w:eastAsia="宋体" w:hAnsi="Cambria Math" w:cs="Times New Roman"/>
                        <w:color w:val="000000" w:themeColor="text1"/>
                        <w:sz w:val="24"/>
                        <w:szCs w:val="24"/>
                      </w:rPr>
                      <m:t>I</m:t>
                    </w:del>
                  </m:r>
                </m:e>
              </m:acc>
            </m:e>
            <m:sub>
              <m:r>
                <w:del w:id="956" w:author="智绘未来专利代理" w:date="2021-09-03T17:45:00Z">
                  <w:rPr>
                    <w:rFonts w:ascii="Cambria Math" w:eastAsia="宋体" w:hAnsi="Cambria Math" w:cs="Times New Roman"/>
                    <w:color w:val="000000" w:themeColor="text1"/>
                    <w:sz w:val="24"/>
                    <w:szCs w:val="24"/>
                  </w:rPr>
                  <m:t>0</m:t>
                </w:del>
              </m:r>
            </m:sub>
          </m:sSub>
          <m:sSub>
            <m:sSubPr>
              <m:ctrlPr>
                <w:del w:id="957" w:author="智绘未来专利代理" w:date="2021-09-03T17:45:00Z">
                  <w:rPr>
                    <w:rFonts w:ascii="Cambria Math" w:eastAsia="宋体" w:hAnsi="Cambria Math" w:cs="Times New Roman"/>
                    <w:iCs/>
                    <w:color w:val="000000" w:themeColor="text1"/>
                    <w:sz w:val="24"/>
                    <w:szCs w:val="24"/>
                  </w:rPr>
                </w:del>
              </m:ctrlPr>
            </m:sSubPr>
            <m:e>
              <m:r>
                <w:del w:id="958" w:author="智绘未来专利代理" w:date="2021-09-03T17:45:00Z">
                  <m:rPr>
                    <m:sty m:val="p"/>
                  </m:rPr>
                  <w:rPr>
                    <w:rFonts w:ascii="Cambria Math" w:eastAsia="宋体" w:hAnsi="Cambria Math" w:cs="Times New Roman"/>
                    <w:color w:val="000000" w:themeColor="text1"/>
                    <w:sz w:val="24"/>
                    <w:szCs w:val="24"/>
                  </w:rPr>
                  <m:t>L</m:t>
                </w:del>
              </m:r>
            </m:e>
            <m:sub>
              <m:r>
                <w:del w:id="959" w:author="智绘未来专利代理" w:date="2021-09-03T17:45:00Z">
                  <m:rPr>
                    <m:sty m:val="p"/>
                  </m:rPr>
                  <w:rPr>
                    <w:rFonts w:ascii="Cambria Math" w:eastAsia="宋体" w:hAnsi="Cambria Math" w:cs="Times New Roman"/>
                    <w:color w:val="000000" w:themeColor="text1"/>
                    <w:sz w:val="24"/>
                    <w:szCs w:val="24"/>
                  </w:rPr>
                  <m:t>2</m:t>
                </w:del>
              </m:r>
            </m:sub>
          </m:sSub>
        </m:oMath>
      </m:oMathPara>
    </w:p>
    <w:p w14:paraId="5979F050" w14:textId="4900776E" w:rsidR="002A7E6F" w:rsidRPr="00E655FB" w:rsidRDefault="003548B7" w:rsidP="00E655FB">
      <w:pPr>
        <w:pStyle w:val="00"/>
        <w:ind w:firstLine="480"/>
        <w:rPr>
          <w:ins w:id="960" w:author="智绘未来专利代理" w:date="2021-09-03T17:45:00Z"/>
        </w:rPr>
      </w:pPr>
      <w:ins w:id="961" w:author="智绘未来专利代理" w:date="2021-09-03T17:45:00Z">
        <w:r w:rsidRPr="00E655FB">
          <w:rPr>
            <w:rFonts w:hint="eastAsia"/>
          </w:rPr>
          <w:t>以如下公式计算得到</w:t>
        </w:r>
        <w:r w:rsidR="002A7E6F" w:rsidRPr="00E655FB">
          <w:t>节点</w:t>
        </w:r>
      </w:ins>
      <m:oMath>
        <m:sSub>
          <m:sSubPr>
            <m:ctrlPr>
              <w:ins w:id="962" w:author="智绘未来专利代理" w:date="2021-09-03T17:45:00Z">
                <w:rPr>
                  <w:rFonts w:ascii="Cambria Math" w:hAnsi="Cambria Math"/>
                  <w:i/>
                </w:rPr>
              </w:ins>
            </m:ctrlPr>
          </m:sSubPr>
          <m:e>
            <m:r>
              <w:ins w:id="963" w:author="智绘未来专利代理" w:date="2021-09-03T17:45:00Z">
                <w:rPr>
                  <w:rFonts w:ascii="Cambria Math" w:hAnsi="Cambria Math"/>
                </w:rPr>
                <m:t>T</m:t>
              </w:ins>
            </m:r>
          </m:e>
          <m:sub>
            <m:r>
              <w:ins w:id="964" w:author="智绘未来专利代理" w:date="2021-09-03T17:45:00Z">
                <w:rPr>
                  <w:rFonts w:ascii="Cambria Math" w:hAnsi="Cambria Math"/>
                </w:rPr>
                <m:t>1</m:t>
              </w:ins>
            </m:r>
          </m:sub>
        </m:sSub>
      </m:oMath>
      <w:ins w:id="965" w:author="智绘未来专利代理" w:date="2021-09-03T17:45:00Z">
        <w:r w:rsidRPr="00E655FB">
          <w:rPr>
            <w:rFonts w:hint="eastAsia"/>
          </w:rPr>
          <w:t>的</w:t>
        </w:r>
        <w:r w:rsidR="002A7E6F" w:rsidRPr="00E655FB">
          <w:t>2</w:t>
        </w:r>
        <w:r w:rsidR="002A7E6F" w:rsidRPr="00E655FB">
          <w:t>个零序电压</w:t>
        </w:r>
      </w:ins>
      <m:oMath>
        <m:sSub>
          <m:sSubPr>
            <m:ctrlPr>
              <w:ins w:id="966" w:author="智绘未来专利代理" w:date="2021-09-03T17:45:00Z">
                <w:rPr>
                  <w:rFonts w:ascii="Cambria Math" w:hAnsi="Cambria Math"/>
                  <w:iCs/>
                </w:rPr>
              </w:ins>
            </m:ctrlPr>
          </m:sSubPr>
          <m:e>
            <m:acc>
              <m:accPr>
                <m:chr m:val="̇"/>
                <m:ctrlPr>
                  <w:ins w:id="967" w:author="智绘未来专利代理" w:date="2021-09-03T17:45:00Z">
                    <w:rPr>
                      <w:rFonts w:ascii="Cambria Math" w:hAnsi="Cambria Math"/>
                      <w:iCs/>
                    </w:rPr>
                  </w:ins>
                </m:ctrlPr>
              </m:accPr>
              <m:e>
                <m:r>
                  <w:ins w:id="968" w:author="智绘未来专利代理" w:date="2021-09-03T17:45:00Z">
                    <w:rPr>
                      <w:rFonts w:ascii="Cambria Math" w:hAnsi="Cambria Math"/>
                    </w:rPr>
                    <m:t>U</m:t>
                  </w:ins>
                </m:r>
              </m:e>
            </m:acc>
          </m:e>
          <m:sub>
            <m:r>
              <w:ins w:id="969" w:author="智绘未来专利代理" w:date="2021-09-03T17:45:00Z">
                <m:rPr>
                  <m:sty m:val="p"/>
                </m:rPr>
                <w:rPr>
                  <w:rFonts w:ascii="Cambria Math" w:hAnsi="Cambria Math"/>
                </w:rPr>
                <m:t>0</m:t>
              </w:ins>
            </m:r>
          </m:sub>
        </m:sSub>
        <m:sSub>
          <m:sSubPr>
            <m:ctrlPr>
              <w:ins w:id="970" w:author="智绘未来专利代理" w:date="2021-09-03T17:45:00Z">
                <w:rPr>
                  <w:rFonts w:ascii="Cambria Math" w:hAnsi="Cambria Math"/>
                  <w:iCs/>
                </w:rPr>
              </w:ins>
            </m:ctrlPr>
          </m:sSubPr>
          <m:e>
            <m:r>
              <w:ins w:id="971" w:author="智绘未来专利代理" w:date="2021-09-03T17:45:00Z">
                <w:rPr>
                  <w:rFonts w:ascii="Cambria Math" w:hAnsi="Cambria Math"/>
                </w:rPr>
                <m:t>T</m:t>
              </w:ins>
            </m:r>
          </m:e>
          <m:sub>
            <m:r>
              <w:ins w:id="972" w:author="智绘未来专利代理" w:date="2021-09-03T17:45:00Z">
                <m:rPr>
                  <m:sty m:val="p"/>
                </m:rPr>
                <w:rPr>
                  <w:rFonts w:ascii="Cambria Math" w:hAnsi="Cambria Math"/>
                </w:rPr>
                <m:t>1</m:t>
              </w:ins>
            </m:r>
          </m:sub>
        </m:sSub>
        <m:r>
          <w:ins w:id="973" w:author="智绘未来专利代理" w:date="2021-09-03T17:45:00Z">
            <m:rPr>
              <m:sty m:val="p"/>
            </m:rPr>
            <w:rPr>
              <w:rFonts w:ascii="Cambria Math" w:hAnsi="Cambria Math"/>
            </w:rPr>
            <m:t>[0]</m:t>
          </w:ins>
        </m:r>
      </m:oMath>
      <w:ins w:id="974" w:author="智绘未来专利代理" w:date="2021-09-03T17:45:00Z">
        <w:r w:rsidR="002A7E6F" w:rsidRPr="00E655FB">
          <w:t>、</w:t>
        </w:r>
      </w:ins>
      <m:oMath>
        <m:sSub>
          <m:sSubPr>
            <m:ctrlPr>
              <w:ins w:id="975" w:author="智绘未来专利代理" w:date="2021-09-03T17:45:00Z">
                <w:rPr>
                  <w:rFonts w:ascii="Cambria Math" w:hAnsi="Cambria Math"/>
                  <w:iCs/>
                </w:rPr>
              </w:ins>
            </m:ctrlPr>
          </m:sSubPr>
          <m:e>
            <m:acc>
              <m:accPr>
                <m:chr m:val="̇"/>
                <m:ctrlPr>
                  <w:ins w:id="976" w:author="智绘未来专利代理" w:date="2021-09-03T17:45:00Z">
                    <w:rPr>
                      <w:rFonts w:ascii="Cambria Math" w:hAnsi="Cambria Math"/>
                      <w:iCs/>
                    </w:rPr>
                  </w:ins>
                </m:ctrlPr>
              </m:accPr>
              <m:e>
                <m:r>
                  <w:ins w:id="977" w:author="智绘未来专利代理" w:date="2021-09-03T17:45:00Z">
                    <w:rPr>
                      <w:rFonts w:ascii="Cambria Math" w:hAnsi="Cambria Math"/>
                    </w:rPr>
                    <m:t>U</m:t>
                  </w:ins>
                </m:r>
              </m:e>
            </m:acc>
          </m:e>
          <m:sub>
            <m:r>
              <w:ins w:id="978" w:author="智绘未来专利代理" w:date="2021-09-03T17:45:00Z">
                <m:rPr>
                  <m:sty m:val="p"/>
                </m:rPr>
                <w:rPr>
                  <w:rFonts w:ascii="Cambria Math" w:hAnsi="Cambria Math"/>
                </w:rPr>
                <m:t>0</m:t>
              </w:ins>
            </m:r>
          </m:sub>
        </m:sSub>
        <m:sSub>
          <m:sSubPr>
            <m:ctrlPr>
              <w:ins w:id="979" w:author="智绘未来专利代理" w:date="2021-09-03T17:45:00Z">
                <w:rPr>
                  <w:rFonts w:ascii="Cambria Math" w:hAnsi="Cambria Math"/>
                  <w:iCs/>
                </w:rPr>
              </w:ins>
            </m:ctrlPr>
          </m:sSubPr>
          <m:e>
            <m:r>
              <w:ins w:id="980" w:author="智绘未来专利代理" w:date="2021-09-03T17:45:00Z">
                <w:rPr>
                  <w:rFonts w:ascii="Cambria Math" w:hAnsi="Cambria Math"/>
                </w:rPr>
                <m:t>T</m:t>
              </w:ins>
            </m:r>
          </m:e>
          <m:sub>
            <m:r>
              <w:ins w:id="981" w:author="智绘未来专利代理" w:date="2021-09-03T17:45:00Z">
                <m:rPr>
                  <m:sty m:val="p"/>
                </m:rPr>
                <w:rPr>
                  <w:rFonts w:ascii="Cambria Math" w:hAnsi="Cambria Math"/>
                </w:rPr>
                <m:t>1</m:t>
              </w:ins>
            </m:r>
          </m:sub>
        </m:sSub>
        <m:d>
          <m:dPr>
            <m:begChr m:val="["/>
            <m:endChr m:val="]"/>
            <m:ctrlPr>
              <w:ins w:id="982" w:author="智绘未来专利代理" w:date="2021-09-03T17:45:00Z">
                <w:rPr>
                  <w:rFonts w:ascii="Cambria Math" w:hAnsi="Cambria Math"/>
                </w:rPr>
              </w:ins>
            </m:ctrlPr>
          </m:dPr>
          <m:e>
            <m:r>
              <w:ins w:id="983" w:author="智绘未来专利代理" w:date="2021-09-03T17:45:00Z">
                <m:rPr>
                  <m:sty m:val="p"/>
                </m:rPr>
                <w:rPr>
                  <w:rFonts w:ascii="Cambria Math" w:hAnsi="Cambria Math"/>
                </w:rPr>
                <m:t>1</m:t>
              </w:ins>
            </m:r>
          </m:e>
        </m:d>
      </m:oMath>
      <w:ins w:id="984" w:author="智绘未来专利代理" w:date="2021-09-03T17:45:00Z">
        <w:r w:rsidRPr="00E655FB">
          <w:rPr>
            <w:rFonts w:hint="eastAsia"/>
          </w:rPr>
          <w:t>，</w:t>
        </w:r>
      </w:ins>
    </w:p>
    <w:p w14:paraId="1F839F0E" w14:textId="582303FE" w:rsidR="00D6792F" w:rsidRPr="00E655FB" w:rsidRDefault="00D6792F" w:rsidP="00E655FB">
      <w:pPr>
        <w:pStyle w:val="00"/>
        <w:ind w:firstLine="480"/>
        <w:rPr>
          <w:ins w:id="985" w:author="智绘未来专利代理" w:date="2021-09-03T17:45:00Z"/>
          <w:rFonts w:hint="eastAsia"/>
        </w:rPr>
      </w:pPr>
      <m:oMathPara>
        <m:oMath>
          <m:d>
            <m:dPr>
              <m:begChr m:val="{"/>
              <m:endChr m:val=""/>
              <m:ctrlPr>
                <w:ins w:id="986" w:author="智绘未来专利代理" w:date="2021-09-03T17:45:00Z">
                  <w:rPr>
                    <w:rFonts w:ascii="Cambria Math" w:hAnsi="Cambria Math"/>
                  </w:rPr>
                </w:ins>
              </m:ctrlPr>
            </m:dPr>
            <m:e>
              <m:eqArr>
                <m:eqArrPr>
                  <m:ctrlPr>
                    <w:ins w:id="987" w:author="智绘未来专利代理" w:date="2021-09-03T17:45:00Z">
                      <w:rPr>
                        <w:rFonts w:ascii="Cambria Math" w:hAnsi="Cambria Math"/>
                      </w:rPr>
                    </w:ins>
                  </m:ctrlPr>
                </m:eqArrPr>
                <m:e>
                  <m:sSub>
                    <m:sSubPr>
                      <m:ctrlPr>
                        <w:ins w:id="988" w:author="智绘未来专利代理" w:date="2021-09-03T17:45:00Z">
                          <w:rPr>
                            <w:rFonts w:ascii="Cambria Math" w:hAnsi="Cambria Math"/>
                            <w:iCs/>
                          </w:rPr>
                        </w:ins>
                      </m:ctrlPr>
                    </m:sSubPr>
                    <m:e>
                      <m:acc>
                        <m:accPr>
                          <m:chr m:val="̇"/>
                          <m:ctrlPr>
                            <w:ins w:id="989" w:author="智绘未来专利代理" w:date="2021-09-03T17:45:00Z">
                              <w:rPr>
                                <w:rFonts w:ascii="Cambria Math" w:hAnsi="Cambria Math"/>
                                <w:iCs/>
                              </w:rPr>
                            </w:ins>
                          </m:ctrlPr>
                        </m:accPr>
                        <m:e>
                          <m:r>
                            <w:ins w:id="990" w:author="智绘未来专利代理" w:date="2021-09-03T17:45:00Z">
                              <w:rPr>
                                <w:rFonts w:ascii="Cambria Math" w:hAnsi="Cambria Math"/>
                              </w:rPr>
                              <m:t>U</m:t>
                            </w:ins>
                          </m:r>
                        </m:e>
                      </m:acc>
                    </m:e>
                    <m:sub>
                      <m:r>
                        <w:ins w:id="991" w:author="智绘未来专利代理" w:date="2021-09-03T17:45:00Z">
                          <m:rPr>
                            <m:sty m:val="p"/>
                          </m:rPr>
                          <w:rPr>
                            <w:rFonts w:ascii="Cambria Math" w:hAnsi="Cambria Math"/>
                          </w:rPr>
                          <m:t>0</m:t>
                        </w:ins>
                      </m:r>
                    </m:sub>
                  </m:sSub>
                  <m:sSub>
                    <m:sSubPr>
                      <m:ctrlPr>
                        <w:ins w:id="992" w:author="智绘未来专利代理" w:date="2021-09-03T17:45:00Z">
                          <w:rPr>
                            <w:rFonts w:ascii="Cambria Math" w:hAnsi="Cambria Math"/>
                            <w:iCs/>
                          </w:rPr>
                        </w:ins>
                      </m:ctrlPr>
                    </m:sSubPr>
                    <m:e>
                      <m:r>
                        <w:ins w:id="993" w:author="智绘未来专利代理" w:date="2021-09-03T17:45:00Z">
                          <w:rPr>
                            <w:rFonts w:ascii="Cambria Math" w:hAnsi="Cambria Math"/>
                          </w:rPr>
                          <m:t>T</m:t>
                        </w:ins>
                      </m:r>
                    </m:e>
                    <m:sub>
                      <m:r>
                        <w:ins w:id="994" w:author="智绘未来专利代理" w:date="2021-09-03T17:45:00Z">
                          <m:rPr>
                            <m:sty m:val="p"/>
                          </m:rPr>
                          <w:rPr>
                            <w:rFonts w:ascii="Cambria Math" w:hAnsi="Cambria Math"/>
                          </w:rPr>
                          <m:t>1</m:t>
                        </w:ins>
                      </m:r>
                    </m:sub>
                  </m:sSub>
                  <m:r>
                    <w:ins w:id="995" w:author="智绘未来专利代理" w:date="2021-09-03T17:45:00Z">
                      <m:rPr>
                        <m:sty m:val="p"/>
                      </m:rPr>
                      <w:rPr>
                        <w:rFonts w:ascii="Cambria Math" w:hAnsi="Cambria Math"/>
                      </w:rPr>
                      <m:t>[0] =</m:t>
                    </w:ins>
                  </m:r>
                  <m:sSub>
                    <m:sSubPr>
                      <m:ctrlPr>
                        <w:ins w:id="996" w:author="智绘未来专利代理" w:date="2021-09-03T17:45:00Z">
                          <w:rPr>
                            <w:rFonts w:ascii="Cambria Math" w:hAnsi="Cambria Math"/>
                            <w:iCs/>
                          </w:rPr>
                        </w:ins>
                      </m:ctrlPr>
                    </m:sSubPr>
                    <m:e>
                      <m:sSub>
                        <m:sSubPr>
                          <m:ctrlPr>
                            <w:ins w:id="997" w:author="智绘未来专利代理" w:date="2021-09-03T17:45:00Z">
                              <w:rPr>
                                <w:rFonts w:ascii="Cambria Math" w:hAnsi="Cambria Math"/>
                                <w:iCs/>
                              </w:rPr>
                            </w:ins>
                          </m:ctrlPr>
                        </m:sSubPr>
                        <m:e>
                          <m:acc>
                            <m:accPr>
                              <m:chr m:val="̇"/>
                              <m:ctrlPr>
                                <w:ins w:id="998" w:author="智绘未来专利代理" w:date="2021-09-03T17:45:00Z">
                                  <w:rPr>
                                    <w:rFonts w:ascii="Cambria Math" w:hAnsi="Cambria Math"/>
                                    <w:iCs/>
                                  </w:rPr>
                                </w:ins>
                              </m:ctrlPr>
                            </m:accPr>
                            <m:e>
                              <m:r>
                                <w:ins w:id="999" w:author="智绘未来专利代理" w:date="2021-09-03T17:45:00Z">
                                  <w:rPr>
                                    <w:rFonts w:ascii="Cambria Math" w:hAnsi="Cambria Math"/>
                                  </w:rPr>
                                  <m:t>U</m:t>
                                </w:ins>
                              </m:r>
                            </m:e>
                          </m:acc>
                        </m:e>
                        <m:sub>
                          <m:r>
                            <w:ins w:id="1000" w:author="智绘未来专利代理" w:date="2021-09-03T17:45:00Z">
                              <m:rPr>
                                <m:sty m:val="p"/>
                              </m:rPr>
                              <w:rPr>
                                <w:rFonts w:ascii="Cambria Math" w:hAnsi="Cambria Math"/>
                              </w:rPr>
                              <m:t>0</m:t>
                            </w:ins>
                          </m:r>
                        </m:sub>
                      </m:sSub>
                      <m:r>
                        <w:ins w:id="1001" w:author="智绘未来专利代理" w:date="2021-09-03T17:45:00Z">
                          <w:rPr>
                            <w:rFonts w:ascii="Cambria Math" w:hAnsi="Cambria Math"/>
                          </w:rPr>
                          <m:t>L</m:t>
                        </w:ins>
                      </m:r>
                    </m:e>
                    <m:sub>
                      <m:r>
                        <w:ins w:id="1002" w:author="智绘未来专利代理" w:date="2021-09-03T17:45:00Z">
                          <m:rPr>
                            <m:sty m:val="p"/>
                          </m:rPr>
                          <w:rPr>
                            <w:rFonts w:ascii="Cambria Math" w:hAnsi="Cambria Math"/>
                          </w:rPr>
                          <m:t>1</m:t>
                        </w:ins>
                      </m:r>
                    </m:sub>
                  </m:sSub>
                  <m:r>
                    <w:ins w:id="1003" w:author="智绘未来专利代理" w:date="2021-09-03T17:45:00Z">
                      <m:rPr>
                        <m:sty m:val="p"/>
                      </m:rPr>
                      <w:rPr>
                        <w:rFonts w:ascii="Cambria Math" w:hAnsi="Cambria Math"/>
                      </w:rPr>
                      <m:t>-</m:t>
                    </w:ins>
                  </m:r>
                  <m:sSub>
                    <m:sSubPr>
                      <m:ctrlPr>
                        <w:ins w:id="1004" w:author="智绘未来专利代理" w:date="2021-09-03T17:45:00Z">
                          <w:rPr>
                            <w:rFonts w:ascii="Cambria Math" w:hAnsi="Cambria Math"/>
                            <w:iCs/>
                          </w:rPr>
                        </w:ins>
                      </m:ctrlPr>
                    </m:sSubPr>
                    <m:e>
                      <m:r>
                        <w:ins w:id="1005" w:author="智绘未来专利代理" w:date="2021-09-03T17:45:00Z">
                          <w:rPr>
                            <w:rFonts w:ascii="Cambria Math" w:hAnsi="Cambria Math"/>
                          </w:rPr>
                          <m:t>Z</m:t>
                        </w:ins>
                      </m:r>
                    </m:e>
                    <m:sub>
                      <m:r>
                        <w:ins w:id="1006" w:author="智绘未来专利代理" w:date="2021-09-03T17:45:00Z">
                          <m:rPr>
                            <m:sty m:val="p"/>
                          </m:rPr>
                          <w:rPr>
                            <w:rFonts w:ascii="Cambria Math" w:hAnsi="Cambria Math"/>
                          </w:rPr>
                          <m:t>0</m:t>
                        </w:ins>
                      </m:r>
                    </m:sub>
                  </m:sSub>
                  <m:r>
                    <w:ins w:id="1007" w:author="智绘未来专利代理" w:date="2021-09-03T17:45:00Z">
                      <m:rPr>
                        <m:sty m:val="p"/>
                      </m:rPr>
                      <w:rPr>
                        <w:rFonts w:ascii="Cambria Math" w:hAnsi="Cambria Math"/>
                      </w:rPr>
                      <m:t>*</m:t>
                    </w:ins>
                  </m:r>
                  <m:sSub>
                    <m:sSubPr>
                      <m:ctrlPr>
                        <w:ins w:id="1008" w:author="智绘未来专利代理" w:date="2021-09-03T17:45:00Z">
                          <w:rPr>
                            <w:rFonts w:ascii="Cambria Math" w:hAnsi="Cambria Math"/>
                            <w:iCs/>
                          </w:rPr>
                        </w:ins>
                      </m:ctrlPr>
                    </m:sSubPr>
                    <m:e>
                      <m:r>
                        <w:ins w:id="1009" w:author="智绘未来专利代理" w:date="2021-09-03T17:45:00Z">
                          <w:rPr>
                            <w:rFonts w:ascii="Cambria Math" w:hAnsi="Cambria Math"/>
                          </w:rPr>
                          <m:t>LenL</m:t>
                        </w:ins>
                      </m:r>
                    </m:e>
                    <m:sub>
                      <m:r>
                        <w:ins w:id="1010" w:author="智绘未来专利代理" w:date="2021-09-03T17:45:00Z">
                          <m:rPr>
                            <m:sty m:val="p"/>
                          </m:rPr>
                          <w:rPr>
                            <w:rFonts w:ascii="Cambria Math" w:hAnsi="Cambria Math"/>
                          </w:rPr>
                          <m:t>1</m:t>
                        </w:ins>
                      </m:r>
                    </m:sub>
                  </m:sSub>
                  <m:r>
                    <w:ins w:id="1011" w:author="智绘未来专利代理" w:date="2021-09-03T17:45:00Z">
                      <m:rPr>
                        <m:sty m:val="p"/>
                      </m:rPr>
                      <w:rPr>
                        <w:rFonts w:ascii="Cambria Math" w:hAnsi="Cambria Math"/>
                      </w:rPr>
                      <m:t>*</m:t>
                    </w:ins>
                  </m:r>
                  <m:sSub>
                    <m:sSubPr>
                      <m:ctrlPr>
                        <w:ins w:id="1012" w:author="智绘未来专利代理" w:date="2021-09-03T17:45:00Z">
                          <w:rPr>
                            <w:rFonts w:ascii="Cambria Math" w:hAnsi="Cambria Math"/>
                            <w:iCs/>
                          </w:rPr>
                        </w:ins>
                      </m:ctrlPr>
                    </m:sSubPr>
                    <m:e>
                      <m:acc>
                        <m:accPr>
                          <m:chr m:val="̇"/>
                          <m:ctrlPr>
                            <w:ins w:id="1013" w:author="智绘未来专利代理" w:date="2021-09-03T17:45:00Z">
                              <w:rPr>
                                <w:rFonts w:ascii="Cambria Math" w:hAnsi="Cambria Math"/>
                                <w:iCs/>
                              </w:rPr>
                            </w:ins>
                          </m:ctrlPr>
                        </m:accPr>
                        <m:e>
                          <m:r>
                            <w:ins w:id="1014" w:author="智绘未来专利代理" w:date="2021-09-03T17:45:00Z">
                              <w:rPr>
                                <w:rFonts w:ascii="Cambria Math" w:hAnsi="Cambria Math"/>
                              </w:rPr>
                              <m:t>I</m:t>
                            </w:ins>
                          </m:r>
                        </m:e>
                      </m:acc>
                    </m:e>
                    <m:sub>
                      <m:r>
                        <w:ins w:id="1015" w:author="智绘未来专利代理" w:date="2021-09-03T17:45:00Z">
                          <m:rPr>
                            <m:sty m:val="p"/>
                          </m:rPr>
                          <w:rPr>
                            <w:rFonts w:ascii="Cambria Math" w:hAnsi="Cambria Math"/>
                          </w:rPr>
                          <m:t>0</m:t>
                        </w:ins>
                      </m:r>
                    </m:sub>
                  </m:sSub>
                  <m:sSub>
                    <m:sSubPr>
                      <m:ctrlPr>
                        <w:ins w:id="1016" w:author="智绘未来专利代理" w:date="2021-09-03T17:45:00Z">
                          <w:rPr>
                            <w:rFonts w:ascii="Cambria Math" w:hAnsi="Cambria Math"/>
                            <w:iCs/>
                          </w:rPr>
                        </w:ins>
                      </m:ctrlPr>
                    </m:sSubPr>
                    <m:e>
                      <m:r>
                        <w:ins w:id="1017" w:author="智绘未来专利代理" w:date="2021-09-03T17:45:00Z">
                          <w:rPr>
                            <w:rFonts w:ascii="Cambria Math" w:hAnsi="Cambria Math"/>
                          </w:rPr>
                          <m:t>L</m:t>
                        </w:ins>
                      </m:r>
                    </m:e>
                    <m:sub>
                      <m:r>
                        <w:ins w:id="1018" w:author="智绘未来专利代理" w:date="2021-09-03T17:45:00Z">
                          <m:rPr>
                            <m:sty m:val="p"/>
                          </m:rPr>
                          <w:rPr>
                            <w:rFonts w:ascii="Cambria Math" w:hAnsi="Cambria Math"/>
                          </w:rPr>
                          <m:t>1</m:t>
                        </w:ins>
                      </m:r>
                    </m:sub>
                  </m:sSub>
                </m:e>
                <m:e>
                  <m:sSub>
                    <m:sSubPr>
                      <m:ctrlPr>
                        <w:ins w:id="1019" w:author="智绘未来专利代理" w:date="2021-09-03T17:45:00Z">
                          <w:rPr>
                            <w:rFonts w:ascii="Cambria Math" w:hAnsi="Cambria Math"/>
                            <w:iCs/>
                          </w:rPr>
                        </w:ins>
                      </m:ctrlPr>
                    </m:sSubPr>
                    <m:e>
                      <m:acc>
                        <m:accPr>
                          <m:chr m:val="̇"/>
                          <m:ctrlPr>
                            <w:ins w:id="1020" w:author="智绘未来专利代理" w:date="2021-09-03T17:45:00Z">
                              <w:rPr>
                                <w:rFonts w:ascii="Cambria Math" w:hAnsi="Cambria Math"/>
                                <w:iCs/>
                              </w:rPr>
                            </w:ins>
                          </m:ctrlPr>
                        </m:accPr>
                        <m:e>
                          <m:r>
                            <w:ins w:id="1021" w:author="智绘未来专利代理" w:date="2021-09-03T17:45:00Z">
                              <w:rPr>
                                <w:rFonts w:ascii="Cambria Math" w:hAnsi="Cambria Math"/>
                              </w:rPr>
                              <m:t>U</m:t>
                            </w:ins>
                          </m:r>
                        </m:e>
                      </m:acc>
                    </m:e>
                    <m:sub>
                      <m:r>
                        <w:ins w:id="1022" w:author="智绘未来专利代理" w:date="2021-09-03T17:45:00Z">
                          <m:rPr>
                            <m:sty m:val="p"/>
                          </m:rPr>
                          <w:rPr>
                            <w:rFonts w:ascii="Cambria Math" w:hAnsi="Cambria Math"/>
                          </w:rPr>
                          <m:t>0</m:t>
                        </w:ins>
                      </m:r>
                    </m:sub>
                  </m:sSub>
                  <m:sSub>
                    <m:sSubPr>
                      <m:ctrlPr>
                        <w:ins w:id="1023" w:author="智绘未来专利代理" w:date="2021-09-03T17:45:00Z">
                          <w:rPr>
                            <w:rFonts w:ascii="Cambria Math" w:hAnsi="Cambria Math"/>
                            <w:iCs/>
                          </w:rPr>
                        </w:ins>
                      </m:ctrlPr>
                    </m:sSubPr>
                    <m:e>
                      <m:r>
                        <w:ins w:id="1024" w:author="智绘未来专利代理" w:date="2021-09-03T17:45:00Z">
                          <w:rPr>
                            <w:rFonts w:ascii="Cambria Math" w:hAnsi="Cambria Math"/>
                          </w:rPr>
                          <m:t>T</m:t>
                        </w:ins>
                      </m:r>
                    </m:e>
                    <m:sub>
                      <m:r>
                        <w:ins w:id="1025" w:author="智绘未来专利代理" w:date="2021-09-03T17:45:00Z">
                          <m:rPr>
                            <m:sty m:val="p"/>
                          </m:rPr>
                          <w:rPr>
                            <w:rFonts w:ascii="Cambria Math" w:hAnsi="Cambria Math"/>
                          </w:rPr>
                          <m:t>1</m:t>
                        </w:ins>
                      </m:r>
                    </m:sub>
                  </m:sSub>
                  <m:r>
                    <w:ins w:id="1026" w:author="智绘未来专利代理" w:date="2021-09-03T17:45:00Z">
                      <m:rPr>
                        <m:sty m:val="p"/>
                      </m:rPr>
                      <w:rPr>
                        <w:rFonts w:ascii="Cambria Math" w:hAnsi="Cambria Math"/>
                      </w:rPr>
                      <m:t>[1] =</m:t>
                    </w:ins>
                  </m:r>
                  <m:sSub>
                    <m:sSubPr>
                      <m:ctrlPr>
                        <w:ins w:id="1027" w:author="智绘未来专利代理" w:date="2021-09-03T17:45:00Z">
                          <w:rPr>
                            <w:rFonts w:ascii="Cambria Math" w:hAnsi="Cambria Math"/>
                            <w:iCs/>
                          </w:rPr>
                        </w:ins>
                      </m:ctrlPr>
                    </m:sSubPr>
                    <m:e>
                      <m:acc>
                        <m:accPr>
                          <m:chr m:val="̇"/>
                          <m:ctrlPr>
                            <w:ins w:id="1028" w:author="智绘未来专利代理" w:date="2021-09-03T17:45:00Z">
                              <w:rPr>
                                <w:rFonts w:ascii="Cambria Math" w:hAnsi="Cambria Math"/>
                                <w:iCs/>
                              </w:rPr>
                            </w:ins>
                          </m:ctrlPr>
                        </m:accPr>
                        <m:e>
                          <m:r>
                            <w:ins w:id="1029" w:author="智绘未来专利代理" w:date="2021-09-03T17:45:00Z">
                              <w:rPr>
                                <w:rFonts w:ascii="Cambria Math" w:hAnsi="Cambria Math"/>
                              </w:rPr>
                              <m:t>U</m:t>
                            </w:ins>
                          </m:r>
                        </m:e>
                      </m:acc>
                    </m:e>
                    <m:sub>
                      <m:r>
                        <w:ins w:id="1030" w:author="智绘未来专利代理" w:date="2021-09-03T17:45:00Z">
                          <m:rPr>
                            <m:sty m:val="p"/>
                          </m:rPr>
                          <w:rPr>
                            <w:rFonts w:ascii="Cambria Math" w:hAnsi="Cambria Math"/>
                          </w:rPr>
                          <m:t>0</m:t>
                        </w:ins>
                      </m:r>
                    </m:sub>
                  </m:sSub>
                  <m:sSub>
                    <m:sSubPr>
                      <m:ctrlPr>
                        <w:ins w:id="1031" w:author="智绘未来专利代理" w:date="2021-09-03T17:45:00Z">
                          <w:rPr>
                            <w:rFonts w:ascii="Cambria Math" w:hAnsi="Cambria Math"/>
                            <w:iCs/>
                          </w:rPr>
                        </w:ins>
                      </m:ctrlPr>
                    </m:sSubPr>
                    <m:e>
                      <m:r>
                        <w:ins w:id="1032" w:author="智绘未来专利代理" w:date="2021-09-03T17:45:00Z">
                          <w:rPr>
                            <w:rFonts w:ascii="Cambria Math" w:hAnsi="Cambria Math"/>
                          </w:rPr>
                          <m:t>L</m:t>
                        </w:ins>
                      </m:r>
                    </m:e>
                    <m:sub>
                      <m:r>
                        <w:ins w:id="1033" w:author="智绘未来专利代理" w:date="2021-09-03T17:45:00Z">
                          <m:rPr>
                            <m:sty m:val="p"/>
                          </m:rPr>
                          <w:rPr>
                            <w:rFonts w:ascii="Cambria Math" w:hAnsi="Cambria Math"/>
                          </w:rPr>
                          <m:t>2</m:t>
                        </w:ins>
                      </m:r>
                    </m:sub>
                  </m:sSub>
                  <m:r>
                    <w:ins w:id="1034" w:author="智绘未来专利代理" w:date="2021-09-03T17:45:00Z">
                      <m:rPr>
                        <m:sty m:val="p"/>
                      </m:rPr>
                      <w:rPr>
                        <w:rFonts w:ascii="Cambria Math" w:hAnsi="Cambria Math"/>
                      </w:rPr>
                      <m:t>-</m:t>
                    </w:ins>
                  </m:r>
                  <m:sSub>
                    <m:sSubPr>
                      <m:ctrlPr>
                        <w:ins w:id="1035" w:author="智绘未来专利代理" w:date="2021-09-03T17:45:00Z">
                          <w:rPr>
                            <w:rFonts w:ascii="Cambria Math" w:hAnsi="Cambria Math"/>
                            <w:iCs/>
                          </w:rPr>
                        </w:ins>
                      </m:ctrlPr>
                    </m:sSubPr>
                    <m:e>
                      <m:r>
                        <w:ins w:id="1036" w:author="智绘未来专利代理" w:date="2021-09-03T17:45:00Z">
                          <w:rPr>
                            <w:rFonts w:ascii="Cambria Math" w:hAnsi="Cambria Math"/>
                          </w:rPr>
                          <m:t>Z</m:t>
                        </w:ins>
                      </m:r>
                    </m:e>
                    <m:sub>
                      <m:r>
                        <w:ins w:id="1037" w:author="智绘未来专利代理" w:date="2021-09-03T17:45:00Z">
                          <m:rPr>
                            <m:sty m:val="p"/>
                          </m:rPr>
                          <w:rPr>
                            <w:rFonts w:ascii="Cambria Math" w:hAnsi="Cambria Math"/>
                          </w:rPr>
                          <m:t>0</m:t>
                        </w:ins>
                      </m:r>
                    </m:sub>
                  </m:sSub>
                  <m:r>
                    <w:ins w:id="1038" w:author="智绘未来专利代理" w:date="2021-09-03T17:45:00Z">
                      <m:rPr>
                        <m:sty m:val="p"/>
                      </m:rPr>
                      <w:rPr>
                        <w:rFonts w:ascii="Cambria Math" w:hAnsi="Cambria Math"/>
                      </w:rPr>
                      <m:t>*</m:t>
                    </w:ins>
                  </m:r>
                  <m:sSub>
                    <m:sSubPr>
                      <m:ctrlPr>
                        <w:ins w:id="1039" w:author="智绘未来专利代理" w:date="2021-09-03T17:45:00Z">
                          <w:rPr>
                            <w:rFonts w:ascii="Cambria Math" w:hAnsi="Cambria Math"/>
                            <w:iCs/>
                          </w:rPr>
                        </w:ins>
                      </m:ctrlPr>
                    </m:sSubPr>
                    <m:e>
                      <m:r>
                        <w:ins w:id="1040" w:author="智绘未来专利代理" w:date="2021-09-03T17:45:00Z">
                          <w:rPr>
                            <w:rFonts w:ascii="Cambria Math" w:hAnsi="Cambria Math"/>
                          </w:rPr>
                          <m:t>LenL</m:t>
                        </w:ins>
                      </m:r>
                    </m:e>
                    <m:sub>
                      <m:r>
                        <w:ins w:id="1041" w:author="智绘未来专利代理" w:date="2021-09-03T17:45:00Z">
                          <m:rPr>
                            <m:sty m:val="p"/>
                          </m:rPr>
                          <w:rPr>
                            <w:rFonts w:ascii="Cambria Math" w:hAnsi="Cambria Math"/>
                          </w:rPr>
                          <m:t>2</m:t>
                        </w:ins>
                      </m:r>
                    </m:sub>
                  </m:sSub>
                  <m:r>
                    <w:ins w:id="1042" w:author="智绘未来专利代理" w:date="2021-09-03T17:45:00Z">
                      <m:rPr>
                        <m:sty m:val="p"/>
                      </m:rPr>
                      <w:rPr>
                        <w:rFonts w:ascii="Cambria Math" w:hAnsi="Cambria Math"/>
                      </w:rPr>
                      <m:t>*</m:t>
                    </w:ins>
                  </m:r>
                  <m:sSub>
                    <m:sSubPr>
                      <m:ctrlPr>
                        <w:ins w:id="1043" w:author="智绘未来专利代理" w:date="2021-09-03T17:45:00Z">
                          <w:rPr>
                            <w:rFonts w:ascii="Cambria Math" w:hAnsi="Cambria Math"/>
                            <w:iCs/>
                          </w:rPr>
                        </w:ins>
                      </m:ctrlPr>
                    </m:sSubPr>
                    <m:e>
                      <m:acc>
                        <m:accPr>
                          <m:chr m:val="̇"/>
                          <m:ctrlPr>
                            <w:ins w:id="1044" w:author="智绘未来专利代理" w:date="2021-09-03T17:45:00Z">
                              <w:rPr>
                                <w:rFonts w:ascii="Cambria Math" w:hAnsi="Cambria Math"/>
                                <w:iCs/>
                              </w:rPr>
                            </w:ins>
                          </m:ctrlPr>
                        </m:accPr>
                        <m:e>
                          <m:r>
                            <w:ins w:id="1045" w:author="智绘未来专利代理" w:date="2021-09-03T17:45:00Z">
                              <w:rPr>
                                <w:rFonts w:ascii="Cambria Math" w:hAnsi="Cambria Math"/>
                              </w:rPr>
                              <m:t>I</m:t>
                            </w:ins>
                          </m:r>
                        </m:e>
                      </m:acc>
                    </m:e>
                    <m:sub>
                      <m:r>
                        <w:ins w:id="1046" w:author="智绘未来专利代理" w:date="2021-09-03T17:45:00Z">
                          <m:rPr>
                            <m:sty m:val="p"/>
                          </m:rPr>
                          <w:rPr>
                            <w:rFonts w:ascii="Cambria Math" w:hAnsi="Cambria Math"/>
                          </w:rPr>
                          <m:t>0</m:t>
                        </w:ins>
                      </m:r>
                    </m:sub>
                  </m:sSub>
                  <m:sSub>
                    <m:sSubPr>
                      <m:ctrlPr>
                        <w:ins w:id="1047" w:author="智绘未来专利代理" w:date="2021-09-03T17:45:00Z">
                          <w:rPr>
                            <w:rFonts w:ascii="Cambria Math" w:hAnsi="Cambria Math"/>
                            <w:iCs/>
                          </w:rPr>
                        </w:ins>
                      </m:ctrlPr>
                    </m:sSubPr>
                    <m:e>
                      <m:r>
                        <w:ins w:id="1048" w:author="智绘未来专利代理" w:date="2021-09-03T17:45:00Z">
                          <w:rPr>
                            <w:rFonts w:ascii="Cambria Math" w:hAnsi="Cambria Math"/>
                          </w:rPr>
                          <m:t>L</m:t>
                        </w:ins>
                      </m:r>
                    </m:e>
                    <m:sub>
                      <m:r>
                        <w:ins w:id="1049" w:author="智绘未来专利代理" w:date="2021-09-03T17:45:00Z">
                          <m:rPr>
                            <m:sty m:val="p"/>
                          </m:rPr>
                          <w:rPr>
                            <w:rFonts w:ascii="Cambria Math" w:hAnsi="Cambria Math"/>
                          </w:rPr>
                          <m:t>2</m:t>
                        </w:ins>
                      </m:r>
                    </m:sub>
                  </m:sSub>
                </m:e>
              </m:eqArr>
            </m:e>
          </m:d>
        </m:oMath>
      </m:oMathPara>
    </w:p>
    <w:p w14:paraId="250C4C8C" w14:textId="7B2FC18D" w:rsidR="002A7E6F" w:rsidRPr="009B1CC0" w:rsidRDefault="002A7E6F" w:rsidP="009B1CC0">
      <w:pPr>
        <w:pStyle w:val="00"/>
        <w:ind w:firstLine="480"/>
      </w:pPr>
      <w:r w:rsidRPr="009B1CC0">
        <w:t>其中，</w:t>
      </w:r>
      <m:oMath>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oMath>
      <w:r w:rsidRPr="009B1CC0">
        <w:t>为线路每公里零序阻抗；</w:t>
      </w:r>
    </w:p>
    <w:p w14:paraId="63E14ED4" w14:textId="6A7902FC" w:rsidR="002A7E6F" w:rsidRPr="009B1CC0" w:rsidRDefault="005705B7" w:rsidP="009B1CC0">
      <w:pPr>
        <w:pStyle w:val="00"/>
        <w:ind w:firstLine="480"/>
      </w:pPr>
      <w:ins w:id="1050" w:author="智绘未来专利代理" w:date="2021-09-03T17:45:00Z">
        <w:r w:rsidRPr="00E655FB">
          <w:rPr>
            <w:rFonts w:hint="eastAsia"/>
          </w:rPr>
          <w:lastRenderedPageBreak/>
          <w:t>以如下公式计算得到</w:t>
        </w:r>
      </w:ins>
      <w:r w:rsidR="002A7E6F" w:rsidRPr="009B1CC0">
        <w:t>中间节点</w:t>
      </w:r>
      <m:oMath>
        <m:sSub>
          <m:sSubPr>
            <m:ctrlPr>
              <w:del w:id="1051" w:author="智绘未来专利代理" w:date="2021-09-03T17:45:00Z">
                <w:rPr>
                  <w:rFonts w:ascii="Cambria Math" w:hAnsi="Cambria Math" w:cs="Times New Roman"/>
                  <w:iCs/>
                  <w:color w:val="000000" w:themeColor="text1"/>
                  <w:szCs w:val="24"/>
                </w:rPr>
              </w:del>
            </m:ctrlPr>
          </m:sSubPr>
          <m:e>
            <m:r>
              <w:del w:id="1052" w:author="智绘未来专利代理" w:date="2021-09-03T17:45:00Z">
                <m:rPr>
                  <m:sty m:val="p"/>
                </m:rPr>
                <w:rPr>
                  <w:rFonts w:ascii="Cambria Math" w:hAnsi="Cambria Math" w:cs="Times New Roman"/>
                  <w:color w:val="000000" w:themeColor="text1"/>
                  <w:szCs w:val="24"/>
                </w:rPr>
                <m:t>T</m:t>
              </w:del>
            </m:r>
          </m:e>
          <m:sub>
            <m:r>
              <w:del w:id="1053" w:author="智绘未来专利代理" w:date="2021-09-03T17:45:00Z">
                <w:rPr>
                  <w:rFonts w:ascii="Cambria Math" w:hAnsi="Cambria Math" w:cs="Times New Roman"/>
                  <w:color w:val="000000" w:themeColor="text1"/>
                  <w:szCs w:val="24"/>
                  <w:vertAlign w:val="subscript"/>
                </w:rPr>
                <m:t>i</m:t>
              </w:del>
            </m:r>
          </m:sub>
        </m:sSub>
      </m:oMath>
      <w:del w:id="1054" w:author="智绘未来专利代理" w:date="2021-09-03T17:45:00Z">
        <w:r w:rsidR="0043536A">
          <w:rPr>
            <w:rFonts w:cs="Times New Roman"/>
            <w:color w:val="000000" w:themeColor="text1"/>
            <w:szCs w:val="24"/>
          </w:rPr>
          <w:delText>计算得到</w:delText>
        </w:r>
      </w:del>
      <m:oMath>
        <m:sSub>
          <m:sSubPr>
            <m:ctrlPr>
              <w:ins w:id="1055" w:author="智绘未来专利代理" w:date="2021-09-03T17:45:00Z">
                <w:rPr>
                  <w:rFonts w:ascii="Cambria Math" w:hAnsi="Cambria Math"/>
                  <w:iCs/>
                </w:rPr>
              </w:ins>
            </m:ctrlPr>
          </m:sSubPr>
          <m:e>
            <m:r>
              <w:ins w:id="1056" w:author="智绘未来专利代理" w:date="2021-09-03T17:45:00Z">
                <w:rPr>
                  <w:rFonts w:ascii="Cambria Math" w:hAnsi="Cambria Math"/>
                </w:rPr>
                <m:t>T</m:t>
              </w:ins>
            </m:r>
          </m:e>
          <m:sub>
            <m:r>
              <w:ins w:id="1057" w:author="智绘未来专利代理" w:date="2021-09-03T17:45:00Z">
                <w:rPr>
                  <w:rFonts w:ascii="Cambria Math" w:hAnsi="Cambria Math"/>
                </w:rPr>
                <m:t>i</m:t>
              </w:ins>
            </m:r>
          </m:sub>
        </m:sSub>
      </m:oMath>
      <w:ins w:id="1058" w:author="智绘未来专利代理" w:date="2021-09-03T17:45:00Z">
        <w:r w:rsidRPr="00E655FB">
          <w:rPr>
            <w:rFonts w:hint="eastAsia"/>
          </w:rPr>
          <w:t>的</w:t>
        </w:r>
      </w:ins>
      <w:r w:rsidR="002A7E6F" w:rsidRPr="009B1CC0">
        <w:t>1</w:t>
      </w:r>
      <w:r w:rsidR="002A7E6F" w:rsidRPr="009B1CC0">
        <w:t>个零序电压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1059" w:author="智绘未来专利代理" w:date="2021-09-03T17:45:00Z">
                <w:rPr>
                  <w:rFonts w:ascii="Cambria Math" w:hAnsi="Cambria Math" w:cs="Times New Roman"/>
                  <w:iCs/>
                  <w:color w:val="000000" w:themeColor="text1"/>
                  <w:szCs w:val="24"/>
                </w:rPr>
              </w:del>
            </m:ctrlPr>
          </m:sSubPr>
          <m:e>
            <m:r>
              <w:del w:id="1060" w:author="智绘未来专利代理" w:date="2021-09-03T17:45:00Z">
                <m:rPr>
                  <m:sty m:val="p"/>
                </m:rPr>
                <w:rPr>
                  <w:rFonts w:ascii="Cambria Math" w:hAnsi="Cambria Math" w:cs="Times New Roman"/>
                  <w:color w:val="000000" w:themeColor="text1"/>
                  <w:szCs w:val="24"/>
                </w:rPr>
                <m:t>T</m:t>
              </w:del>
            </m:r>
          </m:e>
          <m:sub>
            <m:r>
              <w:del w:id="1061" w:author="智绘未来专利代理" w:date="2021-09-03T17:45:00Z">
                <w:rPr>
                  <w:rFonts w:ascii="Cambria Math" w:hAnsi="Cambria Math" w:cs="Times New Roman"/>
                  <w:color w:val="000000" w:themeColor="text1"/>
                  <w:szCs w:val="24"/>
                  <w:vertAlign w:val="subscript"/>
                </w:rPr>
                <m:t>i</m:t>
              </w:del>
            </m:r>
          </m:sub>
        </m:sSub>
        <m:sSub>
          <m:sSubPr>
            <m:ctrlPr>
              <w:ins w:id="1062" w:author="智绘未来专利代理" w:date="2021-09-03T17:45:00Z">
                <w:rPr>
                  <w:rFonts w:ascii="Cambria Math" w:hAnsi="Cambria Math"/>
                  <w:iCs/>
                </w:rPr>
              </w:ins>
            </m:ctrlPr>
          </m:sSubPr>
          <m:e>
            <m:r>
              <w:ins w:id="1063" w:author="智绘未来专利代理" w:date="2021-09-03T17:45:00Z">
                <w:rPr>
                  <w:rFonts w:ascii="Cambria Math" w:hAnsi="Cambria Math"/>
                </w:rPr>
                <m:t>T</m:t>
              </w:ins>
            </m:r>
          </m:e>
          <m:sub>
            <m:r>
              <w:ins w:id="1064" w:author="智绘未来专利代理" w:date="2021-09-03T17:45:00Z">
                <w:rPr>
                  <w:rFonts w:ascii="Cambria Math" w:hAnsi="Cambria Math"/>
                </w:rPr>
                <m:t>i</m:t>
              </w:ins>
            </m:r>
          </m:sub>
        </m:sSub>
        <m:r>
          <m:rPr>
            <m:sty m:val="p"/>
          </m:rPr>
          <w:rPr>
            <w:rFonts w:ascii="Cambria Math" w:hAnsi="Cambria Math"/>
          </w:rPr>
          <m:t>[1]</m:t>
        </m:r>
      </m:oMath>
      <w:del w:id="1065" w:author="智绘未来专利代理" w:date="2021-09-03T17:45:00Z">
        <w:r w:rsidR="0043536A">
          <w:rPr>
            <w:rFonts w:cs="Times New Roman"/>
            <w:color w:val="000000" w:themeColor="text1"/>
            <w:szCs w:val="24"/>
          </w:rPr>
          <w:delText>的方法为：</w:delText>
        </w:r>
      </w:del>
      <w:ins w:id="1066" w:author="智绘未来专利代理" w:date="2021-09-03T17:45:00Z">
        <w:r w:rsidRPr="00E655FB">
          <w:rPr>
            <w:rFonts w:hint="eastAsia"/>
          </w:rPr>
          <w:t>，</w:t>
        </w:r>
      </w:ins>
    </w:p>
    <w:p w14:paraId="38C418D8" w14:textId="6D35D409" w:rsidR="00E655FB" w:rsidRPr="009B1CC0" w:rsidRDefault="00E655FB" w:rsidP="009B1CC0">
      <w:pPr>
        <w:pStyle w:val="00"/>
        <w:ind w:firstLine="480"/>
        <w:rPr>
          <w:rFonts w:hint="eastAsia"/>
        </w:rPr>
      </w:pPr>
      <m:oMathPara>
        <m:oMathParaPr>
          <m:jc m:val="left"/>
        </m:oMathPara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1067" w:author="智绘未来专利代理" w:date="2021-09-03T17:45:00Z">
                  <w:rPr>
                    <w:rFonts w:ascii="Cambria Math" w:hAnsi="Cambria Math" w:cs="Times New Roman"/>
                    <w:iCs/>
                    <w:color w:val="000000" w:themeColor="text1"/>
                    <w:szCs w:val="24"/>
                  </w:rPr>
                </w:del>
              </m:ctrlPr>
            </m:sSubPr>
            <m:e>
              <m:r>
                <w:del w:id="1068" w:author="智绘未来专利代理" w:date="2021-09-03T17:45:00Z">
                  <m:rPr>
                    <m:sty m:val="p"/>
                  </m:rPr>
                  <w:rPr>
                    <w:rFonts w:ascii="Cambria Math" w:hAnsi="Cambria Math" w:cs="Times New Roman"/>
                    <w:color w:val="000000" w:themeColor="text1"/>
                    <w:szCs w:val="24"/>
                  </w:rPr>
                  <m:t>T</m:t>
                </w:del>
              </m:r>
            </m:e>
            <m:sub>
              <m:r>
                <w:del w:id="1069" w:author="智绘未来专利代理" w:date="2021-09-03T17:45:00Z">
                  <w:rPr>
                    <w:rFonts w:ascii="Cambria Math" w:hAnsi="Cambria Math" w:cs="Times New Roman"/>
                    <w:color w:val="000000" w:themeColor="text1"/>
                    <w:szCs w:val="24"/>
                    <w:vertAlign w:val="subscript"/>
                  </w:rPr>
                  <m:t>i</m:t>
                </w:del>
              </m:r>
            </m:sub>
          </m:sSub>
          <m:sSub>
            <m:sSubPr>
              <m:ctrlPr>
                <w:ins w:id="1070" w:author="智绘未来专利代理" w:date="2021-09-03T17:45:00Z">
                  <w:rPr>
                    <w:rFonts w:ascii="Cambria Math" w:hAnsi="Cambria Math"/>
                    <w:iCs/>
                  </w:rPr>
                </w:ins>
              </m:ctrlPr>
            </m:sSubPr>
            <m:e>
              <m:r>
                <w:ins w:id="1071" w:author="智绘未来专利代理" w:date="2021-09-03T17:45:00Z">
                  <w:rPr>
                    <w:rFonts w:ascii="Cambria Math" w:hAnsi="Cambria Math"/>
                  </w:rPr>
                  <m:t>T</m:t>
                </w:ins>
              </m:r>
            </m:e>
            <m:sub>
              <m:r>
                <w:ins w:id="1072" w:author="智绘未来专利代理" w:date="2021-09-03T17:45:00Z">
                  <w:rPr>
                    <w:rFonts w:ascii="Cambria Math" w:hAnsi="Cambria Math"/>
                  </w:rPr>
                  <m:t>i</m:t>
                </w:ins>
              </m:r>
            </m:sub>
          </m:sSub>
          <m:r>
            <m:rPr>
              <m:sty m:val="p"/>
            </m:rPr>
            <w:rPr>
              <w:rFonts w:ascii="Cambria Math" w:hAnsi="Cambria Math"/>
            </w:rPr>
            <m:t>[1] =</m:t>
          </m:r>
          <m:sSub>
            <m:sSubPr>
              <m:ctrlPr>
                <w:del w:id="1073" w:author="智绘未来专利代理" w:date="2021-09-03T17:45:00Z">
                  <w:rPr>
                    <w:rFonts w:ascii="Cambria Math" w:hAnsi="Cambria Math" w:cs="Times New Roman"/>
                    <w:iCs/>
                    <w:color w:val="000000" w:themeColor="text1"/>
                    <w:szCs w:val="24"/>
                  </w:rPr>
                </w:del>
              </m:ctrlPr>
            </m:sSubPr>
            <m:e>
              <m:acc>
                <m:accPr>
                  <m:chr m:val="̇"/>
                  <m:ctrlPr>
                    <w:del w:id="1074" w:author="智绘未来专利代理" w:date="2021-09-03T17:45:00Z">
                      <w:rPr>
                        <w:rFonts w:ascii="Cambria Math" w:hAnsi="Cambria Math" w:cs="Times New Roman"/>
                        <w:iCs/>
                        <w:color w:val="000000" w:themeColor="text1"/>
                        <w:szCs w:val="24"/>
                      </w:rPr>
                    </w:del>
                  </m:ctrlPr>
                </m:accPr>
                <m:e>
                  <m:r>
                    <w:del w:id="1075" w:author="智绘未来专利代理" w:date="2021-09-03T17:45:00Z">
                      <w:rPr>
                        <w:rFonts w:ascii="Cambria Math" w:hAnsi="Cambria Math" w:cs="Times New Roman"/>
                        <w:color w:val="000000" w:themeColor="text1"/>
                        <w:szCs w:val="24"/>
                      </w:rPr>
                      <m:t>U</m:t>
                    </w:del>
                  </m:r>
                </m:e>
              </m:acc>
            </m:e>
            <m:sub>
              <m:r>
                <w:del w:id="1076" w:author="智绘未来专利代理" w:date="2021-09-03T17:45:00Z">
                  <m:rPr>
                    <m:sty m:val="p"/>
                  </m:rPr>
                  <w:rPr>
                    <w:rFonts w:ascii="Cambria Math" w:hAnsi="Cambria Math" w:cs="Times New Roman"/>
                    <w:color w:val="000000" w:themeColor="text1"/>
                    <w:szCs w:val="24"/>
                    <w:vertAlign w:val="subscript"/>
                  </w:rPr>
                  <m:t>0</m:t>
                </w:del>
              </m:r>
            </m:sub>
          </m:sSub>
          <m:sSub>
            <m:sSubPr>
              <m:ctrlPr>
                <w:del w:id="1077" w:author="智绘未来专利代理" w:date="2021-09-03T17:45:00Z">
                  <w:rPr>
                    <w:rFonts w:ascii="Cambria Math" w:hAnsi="Cambria Math" w:cs="Times New Roman"/>
                    <w:iCs/>
                    <w:color w:val="000000" w:themeColor="text1"/>
                    <w:szCs w:val="24"/>
                  </w:rPr>
                </w:del>
              </m:ctrlPr>
            </m:sSubPr>
            <m:e>
              <m:r>
                <w:del w:id="1078" w:author="智绘未来专利代理" w:date="2021-09-03T17:45:00Z">
                  <m:rPr>
                    <m:sty m:val="p"/>
                  </m:rPr>
                  <w:rPr>
                    <w:rFonts w:ascii="Cambria Math" w:hAnsi="Cambria Math" w:cs="Times New Roman"/>
                    <w:color w:val="000000" w:themeColor="text1"/>
                    <w:szCs w:val="24"/>
                  </w:rPr>
                  <m:t>L</m:t>
                </w:del>
              </m:r>
            </m:e>
            <m:sub>
              <m:r>
                <w:del w:id="1079" w:author="智绘未来专利代理" w:date="2021-09-03T17:45:00Z">
                  <w:rPr>
                    <w:rFonts w:ascii="Cambria Math" w:hAnsi="Cambria Math" w:cs="Times New Roman"/>
                    <w:color w:val="000000" w:themeColor="text1"/>
                    <w:szCs w:val="24"/>
                    <w:vertAlign w:val="subscript"/>
                  </w:rPr>
                  <m:t>i</m:t>
                </w:del>
              </m:r>
              <m:r>
                <w:del w:id="1080" w:author="智绘未来专利代理" w:date="2021-09-03T17:45:00Z">
                  <m:rPr>
                    <m:sty m:val="p"/>
                  </m:rPr>
                  <w:rPr>
                    <w:rFonts w:ascii="Cambria Math" w:hAnsi="Cambria Math" w:cs="Times New Roman"/>
                    <w:color w:val="000000" w:themeColor="text1"/>
                    <w:szCs w:val="24"/>
                    <w:vertAlign w:val="subscript"/>
                  </w:rPr>
                  <m:t>+1</m:t>
                </w:del>
              </m:r>
            </m:sub>
          </m:sSub>
          <m:sSub>
            <m:sSubPr>
              <m:ctrlPr>
                <w:ins w:id="1081" w:author="智绘未来专利代理" w:date="2021-09-03T17:45:00Z">
                  <w:rPr>
                    <w:rFonts w:ascii="Cambria Math" w:hAnsi="Cambria Math"/>
                    <w:iCs/>
                  </w:rPr>
                </w:ins>
              </m:ctrlPr>
            </m:sSubPr>
            <m:e>
              <m:acc>
                <m:accPr>
                  <m:chr m:val="̇"/>
                  <m:ctrlPr>
                    <w:ins w:id="1082" w:author="智绘未来专利代理" w:date="2021-09-03T17:45:00Z">
                      <w:rPr>
                        <w:rFonts w:ascii="Cambria Math" w:hAnsi="Cambria Math"/>
                        <w:iCs/>
                      </w:rPr>
                    </w:ins>
                  </m:ctrlPr>
                </m:accPr>
                <m:e>
                  <m:r>
                    <w:ins w:id="1083" w:author="智绘未来专利代理" w:date="2021-09-03T17:45:00Z">
                      <w:rPr>
                        <w:rFonts w:ascii="Cambria Math" w:hAnsi="Cambria Math"/>
                      </w:rPr>
                      <m:t>U</m:t>
                    </w:ins>
                  </m:r>
                </m:e>
              </m:acc>
            </m:e>
            <m:sub>
              <m:r>
                <w:ins w:id="1084" w:author="智绘未来专利代理" w:date="2021-09-03T17:45:00Z">
                  <m:rPr>
                    <m:sty m:val="p"/>
                  </m:rPr>
                  <w:rPr>
                    <w:rFonts w:ascii="Cambria Math" w:hAnsi="Cambria Math"/>
                  </w:rPr>
                  <m:t>0</m:t>
                </w:ins>
              </m:r>
            </m:sub>
          </m:sSub>
          <m:sSub>
            <m:sSubPr>
              <m:ctrlPr>
                <w:ins w:id="1085" w:author="智绘未来专利代理" w:date="2021-09-03T17:45:00Z">
                  <w:rPr>
                    <w:rFonts w:ascii="Cambria Math" w:hAnsi="Cambria Math"/>
                    <w:iCs/>
                  </w:rPr>
                </w:ins>
              </m:ctrlPr>
            </m:sSubPr>
            <m:e>
              <m:r>
                <w:ins w:id="1086" w:author="智绘未来专利代理" w:date="2021-09-03T17:45:00Z">
                  <w:rPr>
                    <w:rFonts w:ascii="Cambria Math" w:hAnsi="Cambria Math"/>
                  </w:rPr>
                  <m:t>L</m:t>
                </w:ins>
              </m:r>
            </m:e>
            <m:sub>
              <m:r>
                <w:ins w:id="1087" w:author="智绘未来专利代理" w:date="2021-09-03T17:45:00Z">
                  <w:rPr>
                    <w:rFonts w:ascii="Cambria Math" w:hAnsi="Cambria Math"/>
                  </w:rPr>
                  <m:t>i</m:t>
                </w:ins>
              </m:r>
              <m:r>
                <w:ins w:id="1088" w:author="智绘未来专利代理" w:date="2021-09-03T17:45:00Z">
                  <m:rPr>
                    <m:sty m:val="p"/>
                  </m:rPr>
                  <w:rPr>
                    <w:rFonts w:ascii="Cambria Math" w:hAnsi="Cambria Math"/>
                  </w:rPr>
                  <m:t>+1</m:t>
                </w:ins>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del w:id="1089" w:author="智绘未来专利代理" w:date="2021-09-03T17:45:00Z">
                  <w:rPr>
                    <w:rFonts w:ascii="Cambria Math" w:hAnsi="Cambria Math" w:cs="Times New Roman"/>
                    <w:iCs/>
                    <w:color w:val="000000" w:themeColor="text1"/>
                    <w:szCs w:val="24"/>
                  </w:rPr>
                </w:del>
              </m:ctrlPr>
            </m:sSubPr>
            <m:e>
              <m:r>
                <w:del w:id="1090" w:author="智绘未来专利代理" w:date="2021-09-03T17:45:00Z">
                  <m:rPr>
                    <m:sty m:val="p"/>
                  </m:rPr>
                  <w:rPr>
                    <w:rFonts w:ascii="Cambria Math" w:hAnsi="Cambria Math" w:cs="Times New Roman"/>
                    <w:color w:val="000000" w:themeColor="text1"/>
                    <w:szCs w:val="24"/>
                  </w:rPr>
                  <m:t>LenL</m:t>
                </w:del>
              </m:r>
            </m:e>
            <m:sub>
              <m:r>
                <w:del w:id="1091" w:author="智绘未来专利代理" w:date="2021-09-03T17:45:00Z">
                  <w:rPr>
                    <w:rFonts w:ascii="Cambria Math" w:hAnsi="Cambria Math" w:cs="Times New Roman"/>
                    <w:color w:val="000000" w:themeColor="text1"/>
                    <w:szCs w:val="24"/>
                    <w:vertAlign w:val="subscript"/>
                  </w:rPr>
                  <m:t>i</m:t>
                </w:del>
              </m:r>
              <m:r>
                <w:del w:id="1092" w:author="智绘未来专利代理" w:date="2021-09-03T17:45:00Z">
                  <m:rPr>
                    <m:sty m:val="p"/>
                  </m:rPr>
                  <w:rPr>
                    <w:rFonts w:ascii="Cambria Math" w:hAnsi="Cambria Math" w:cs="Times New Roman"/>
                    <w:color w:val="000000" w:themeColor="text1"/>
                    <w:szCs w:val="24"/>
                    <w:vertAlign w:val="subscript"/>
                  </w:rPr>
                  <m:t>+1</m:t>
                </w:del>
              </m:r>
            </m:sub>
          </m:sSub>
          <m:sSub>
            <m:sSubPr>
              <m:ctrlPr>
                <w:ins w:id="1093" w:author="智绘未来专利代理" w:date="2021-09-03T17:45:00Z">
                  <w:rPr>
                    <w:rFonts w:ascii="Cambria Math" w:hAnsi="Cambria Math"/>
                    <w:iCs/>
                  </w:rPr>
                </w:ins>
              </m:ctrlPr>
            </m:sSubPr>
            <m:e>
              <m:r>
                <w:ins w:id="1094" w:author="智绘未来专利代理" w:date="2021-09-03T17:45:00Z">
                  <w:rPr>
                    <w:rFonts w:ascii="Cambria Math" w:hAnsi="Cambria Math"/>
                  </w:rPr>
                  <m:t>LenL</m:t>
                </w:ins>
              </m:r>
            </m:e>
            <m:sub>
              <m:r>
                <w:ins w:id="1095" w:author="智绘未来专利代理" w:date="2021-09-03T17:45:00Z">
                  <w:rPr>
                    <w:rFonts w:ascii="Cambria Math" w:hAnsi="Cambria Math"/>
                  </w:rPr>
                  <m:t>i</m:t>
                </w:ins>
              </m:r>
              <m:r>
                <w:ins w:id="1096" w:author="智绘未来专利代理" w:date="2021-09-03T17:45:00Z">
                  <m:rPr>
                    <m:sty m:val="p"/>
                  </m:rPr>
                  <w:rPr>
                    <w:rFonts w:ascii="Cambria Math" w:hAnsi="Cambria Math"/>
                  </w:rPr>
                  <m:t>+1</m:t>
                </w:ins>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w:rPr>
                  <w:rFonts w:ascii="Cambria Math" w:hAnsi="Cambria Math"/>
                </w:rPr>
                <m:t>0</m:t>
              </m:r>
            </m:sub>
          </m:sSub>
          <m:sSub>
            <m:sSubPr>
              <m:ctrlPr>
                <w:del w:id="1097" w:author="智绘未来专利代理" w:date="2021-09-03T17:45:00Z">
                  <w:rPr>
                    <w:rFonts w:ascii="Cambria Math" w:hAnsi="Cambria Math" w:cs="Times New Roman"/>
                    <w:iCs/>
                    <w:color w:val="000000" w:themeColor="text1"/>
                    <w:szCs w:val="24"/>
                  </w:rPr>
                </w:del>
              </m:ctrlPr>
            </m:sSubPr>
            <m:e>
              <m:r>
                <w:del w:id="1098" w:author="智绘未来专利代理" w:date="2021-09-03T17:45:00Z">
                  <m:rPr>
                    <m:sty m:val="p"/>
                  </m:rPr>
                  <w:rPr>
                    <w:rFonts w:ascii="Cambria Math" w:hAnsi="Cambria Math" w:cs="Times New Roman"/>
                    <w:color w:val="000000" w:themeColor="text1"/>
                    <w:szCs w:val="24"/>
                  </w:rPr>
                  <m:t>L</m:t>
                </w:del>
              </m:r>
            </m:e>
            <m:sub>
              <m:r>
                <w:del w:id="1099" w:author="智绘未来专利代理" w:date="2021-09-03T17:45:00Z">
                  <w:rPr>
                    <w:rFonts w:ascii="Cambria Math" w:hAnsi="Cambria Math" w:cs="Times New Roman"/>
                    <w:color w:val="000000" w:themeColor="text1"/>
                    <w:szCs w:val="24"/>
                  </w:rPr>
                  <m:t>i</m:t>
                </w:del>
              </m:r>
              <m:r>
                <w:del w:id="1100" w:author="智绘未来专利代理" w:date="2021-09-03T17:45:00Z">
                  <m:rPr>
                    <m:sty m:val="p"/>
                  </m:rPr>
                  <w:rPr>
                    <w:rFonts w:ascii="Cambria Math" w:hAnsi="Cambria Math" w:cs="Times New Roman"/>
                    <w:color w:val="000000" w:themeColor="text1"/>
                    <w:szCs w:val="24"/>
                  </w:rPr>
                  <m:t>+1</m:t>
                </w:del>
              </m:r>
            </m:sub>
          </m:sSub>
          <m:sSub>
            <m:sSubPr>
              <m:ctrlPr>
                <w:ins w:id="1101" w:author="智绘未来专利代理" w:date="2021-09-03T17:45:00Z">
                  <w:rPr>
                    <w:rFonts w:ascii="Cambria Math" w:hAnsi="Cambria Math"/>
                    <w:iCs/>
                  </w:rPr>
                </w:ins>
              </m:ctrlPr>
            </m:sSubPr>
            <m:e>
              <m:r>
                <w:ins w:id="1102" w:author="智绘未来专利代理" w:date="2021-09-03T17:45:00Z">
                  <w:rPr>
                    <w:rFonts w:ascii="Cambria Math" w:hAnsi="Cambria Math"/>
                  </w:rPr>
                  <m:t>L</m:t>
                </w:ins>
              </m:r>
            </m:e>
            <m:sub>
              <m:r>
                <w:ins w:id="1103" w:author="智绘未来专利代理" w:date="2021-09-03T17:45:00Z">
                  <w:rPr>
                    <w:rFonts w:ascii="Cambria Math" w:hAnsi="Cambria Math"/>
                  </w:rPr>
                  <m:t>i</m:t>
                </w:ins>
              </m:r>
              <m:r>
                <w:ins w:id="1104" w:author="智绘未来专利代理" w:date="2021-09-03T17:45:00Z">
                  <m:rPr>
                    <m:sty m:val="p"/>
                  </m:rPr>
                  <w:rPr>
                    <w:rFonts w:ascii="Cambria Math" w:hAnsi="Cambria Math"/>
                  </w:rPr>
                  <m:t>+1</m:t>
                </w:ins>
              </m:r>
            </m:sub>
          </m:sSub>
        </m:oMath>
      </m:oMathPara>
    </w:p>
    <w:p w14:paraId="124439D7" w14:textId="0CEDBE63" w:rsidR="002A7E6F" w:rsidRPr="009B1CC0" w:rsidRDefault="00770FE5" w:rsidP="009B1CC0">
      <w:pPr>
        <w:pStyle w:val="00"/>
        <w:ind w:firstLine="480"/>
      </w:pPr>
      <w:ins w:id="1105" w:author="智绘未来专利代理" w:date="2021-09-03T17:45:00Z">
        <w:r w:rsidRPr="00E655FB">
          <w:rPr>
            <w:rFonts w:hint="eastAsia"/>
          </w:rPr>
          <w:t>以如下公式计算得到</w:t>
        </w:r>
      </w:ins>
      <w:r w:rsidR="002A7E6F" w:rsidRPr="009B1CC0">
        <w:t>节点</w:t>
      </w:r>
      <m:oMath>
        <m:sSub>
          <m:sSubPr>
            <m:ctrlPr>
              <w:del w:id="1106" w:author="智绘未来专利代理" w:date="2021-09-03T17:45:00Z">
                <w:rPr>
                  <w:rFonts w:ascii="Cambria Math" w:hAnsi="Cambria Math" w:cs="Times New Roman"/>
                  <w:iCs/>
                  <w:color w:val="000000" w:themeColor="text1"/>
                  <w:szCs w:val="24"/>
                </w:rPr>
              </w:del>
            </m:ctrlPr>
          </m:sSubPr>
          <m:e>
            <m:r>
              <w:del w:id="1107" w:author="智绘未来专利代理" w:date="2021-09-03T17:45:00Z">
                <m:rPr>
                  <m:sty m:val="p"/>
                </m:rPr>
                <w:rPr>
                  <w:rFonts w:ascii="Cambria Math" w:hAnsi="Cambria Math" w:cs="Times New Roman"/>
                  <w:color w:val="000000" w:themeColor="text1"/>
                  <w:szCs w:val="24"/>
                </w:rPr>
                <m:t>T</m:t>
              </w:del>
            </m:r>
          </m:e>
          <m:sub>
            <m:r>
              <w:del w:id="1108" w:author="智绘未来专利代理" w:date="2021-09-03T17:45:00Z">
                <m:rPr>
                  <m:sty m:val="p"/>
                </m:rPr>
                <w:rPr>
                  <w:rFonts w:ascii="Cambria Math" w:hAnsi="Cambria Math" w:cs="Times New Roman"/>
                  <w:color w:val="000000" w:themeColor="text1"/>
                  <w:szCs w:val="24"/>
                  <w:vertAlign w:val="subscript"/>
                </w:rPr>
                <m:t>N</m:t>
              </w:del>
            </m:r>
          </m:sub>
        </m:sSub>
      </m:oMath>
      <w:del w:id="1109" w:author="智绘未来专利代理" w:date="2021-09-03T17:45:00Z">
        <w:r w:rsidR="0043536A">
          <w:rPr>
            <w:rFonts w:cs="Times New Roman"/>
            <w:color w:val="000000" w:themeColor="text1"/>
            <w:szCs w:val="24"/>
          </w:rPr>
          <w:delText>计算得到</w:delText>
        </w:r>
      </w:del>
      <m:oMath>
        <m:sSub>
          <m:sSubPr>
            <m:ctrlPr>
              <w:ins w:id="1110" w:author="智绘未来专利代理" w:date="2021-09-03T17:45:00Z">
                <w:rPr>
                  <w:rFonts w:ascii="Cambria Math" w:hAnsi="Cambria Math"/>
                  <w:iCs/>
                </w:rPr>
              </w:ins>
            </m:ctrlPr>
          </m:sSubPr>
          <m:e>
            <m:r>
              <w:ins w:id="1111" w:author="智绘未来专利代理" w:date="2021-09-03T17:45:00Z">
                <w:rPr>
                  <w:rFonts w:ascii="Cambria Math" w:hAnsi="Cambria Math"/>
                </w:rPr>
                <m:t>T</m:t>
              </w:ins>
            </m:r>
          </m:e>
          <m:sub>
            <m:r>
              <w:ins w:id="1112" w:author="智绘未来专利代理" w:date="2021-09-03T17:45:00Z">
                <w:rPr>
                  <w:rFonts w:ascii="Cambria Math" w:hAnsi="Cambria Math"/>
                </w:rPr>
                <m:t>N</m:t>
              </w:ins>
            </m:r>
          </m:sub>
        </m:sSub>
      </m:oMath>
      <w:ins w:id="1113" w:author="智绘未来专利代理" w:date="2021-09-03T17:45:00Z">
        <w:r w:rsidRPr="00E655FB">
          <w:rPr>
            <w:rFonts w:hint="eastAsia"/>
          </w:rPr>
          <w:t>的</w:t>
        </w:r>
      </w:ins>
      <w:r w:rsidR="002A7E6F" w:rsidRPr="009B1CC0">
        <w:t>2</w:t>
      </w:r>
      <w:r w:rsidR="002A7E6F" w:rsidRPr="009B1CC0">
        <w:t>个零序电压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1114" w:author="智绘未来专利代理" w:date="2021-09-03T17:45:00Z">
                <w:rPr>
                  <w:rFonts w:ascii="Cambria Math" w:hAnsi="Cambria Math" w:cs="Times New Roman"/>
                  <w:iCs/>
                  <w:color w:val="000000" w:themeColor="text1"/>
                  <w:szCs w:val="24"/>
                </w:rPr>
              </w:del>
            </m:ctrlPr>
          </m:sSubPr>
          <m:e>
            <m:r>
              <w:del w:id="1115" w:author="智绘未来专利代理" w:date="2021-09-03T17:45:00Z">
                <m:rPr>
                  <m:sty m:val="p"/>
                </m:rPr>
                <w:rPr>
                  <w:rFonts w:ascii="Cambria Math" w:hAnsi="Cambria Math" w:cs="Times New Roman"/>
                  <w:color w:val="000000" w:themeColor="text1"/>
                  <w:szCs w:val="24"/>
                </w:rPr>
                <m:t>T</m:t>
              </w:del>
            </m:r>
          </m:e>
          <m:sub>
            <m:r>
              <w:del w:id="1116" w:author="智绘未来专利代理" w:date="2021-09-03T17:45:00Z">
                <m:rPr>
                  <m:sty m:val="p"/>
                </m:rPr>
                <w:rPr>
                  <w:rFonts w:ascii="Cambria Math" w:hAnsi="Cambria Math" w:cs="Times New Roman"/>
                  <w:color w:val="000000" w:themeColor="text1"/>
                  <w:szCs w:val="24"/>
                  <w:vertAlign w:val="subscript"/>
                </w:rPr>
                <m:t>N</m:t>
              </w:del>
            </m:r>
          </m:sub>
        </m:sSub>
        <m:sSub>
          <m:sSubPr>
            <m:ctrlPr>
              <w:ins w:id="1117" w:author="智绘未来专利代理" w:date="2021-09-03T17:45:00Z">
                <w:rPr>
                  <w:rFonts w:ascii="Cambria Math" w:hAnsi="Cambria Math"/>
                  <w:iCs/>
                </w:rPr>
              </w:ins>
            </m:ctrlPr>
          </m:sSubPr>
          <m:e>
            <m:r>
              <w:ins w:id="1118" w:author="智绘未来专利代理" w:date="2021-09-03T17:45:00Z">
                <w:rPr>
                  <w:rFonts w:ascii="Cambria Math" w:hAnsi="Cambria Math"/>
                </w:rPr>
                <m:t>T</m:t>
              </w:ins>
            </m:r>
          </m:e>
          <m:sub>
            <m:r>
              <w:ins w:id="1119" w:author="智绘未来专利代理" w:date="2021-09-03T17:45:00Z">
                <w:rPr>
                  <w:rFonts w:ascii="Cambria Math" w:hAnsi="Cambria Math"/>
                </w:rPr>
                <m:t>N</m:t>
              </w:ins>
            </m:r>
          </m:sub>
        </m:sSub>
        <m:r>
          <m:rPr>
            <m:sty m:val="p"/>
          </m:rPr>
          <w:rPr>
            <w:rFonts w:ascii="Cambria Math" w:hAnsi="Cambria Math"/>
          </w:rPr>
          <m:t>[1]</m:t>
        </m:r>
      </m:oMath>
      <w:r w:rsidR="002A7E6F"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1120" w:author="智绘未来专利代理" w:date="2021-09-03T17:45:00Z">
                <w:rPr>
                  <w:rFonts w:ascii="Cambria Math" w:hAnsi="Cambria Math" w:cs="Times New Roman"/>
                  <w:iCs/>
                  <w:color w:val="000000" w:themeColor="text1"/>
                  <w:szCs w:val="24"/>
                </w:rPr>
              </w:del>
            </m:ctrlPr>
          </m:sSubPr>
          <m:e>
            <m:r>
              <w:del w:id="1121" w:author="智绘未来专利代理" w:date="2021-09-03T17:45:00Z">
                <m:rPr>
                  <m:sty m:val="p"/>
                </m:rPr>
                <w:rPr>
                  <w:rFonts w:ascii="Cambria Math" w:hAnsi="Cambria Math" w:cs="Times New Roman"/>
                  <w:color w:val="000000" w:themeColor="text1"/>
                  <w:szCs w:val="24"/>
                </w:rPr>
                <m:t>T</m:t>
              </w:del>
            </m:r>
          </m:e>
          <m:sub>
            <m:r>
              <w:del w:id="1122" w:author="智绘未来专利代理" w:date="2021-09-03T17:45:00Z">
                <m:rPr>
                  <m:sty m:val="p"/>
                </m:rPr>
                <w:rPr>
                  <w:rFonts w:ascii="Cambria Math" w:hAnsi="Cambria Math" w:cs="Times New Roman"/>
                  <w:color w:val="000000" w:themeColor="text1"/>
                  <w:szCs w:val="24"/>
                  <w:vertAlign w:val="subscript"/>
                </w:rPr>
                <m:t>N</m:t>
              </w:del>
            </m:r>
          </m:sub>
        </m:sSub>
        <m:sSub>
          <m:sSubPr>
            <m:ctrlPr>
              <w:ins w:id="1123" w:author="智绘未来专利代理" w:date="2021-09-03T17:45:00Z">
                <w:rPr>
                  <w:rFonts w:ascii="Cambria Math" w:hAnsi="Cambria Math"/>
                  <w:iCs/>
                </w:rPr>
              </w:ins>
            </m:ctrlPr>
          </m:sSubPr>
          <m:e>
            <m:r>
              <w:ins w:id="1124" w:author="智绘未来专利代理" w:date="2021-09-03T17:45:00Z">
                <w:rPr>
                  <w:rFonts w:ascii="Cambria Math" w:hAnsi="Cambria Math"/>
                </w:rPr>
                <m:t>T</m:t>
              </w:ins>
            </m:r>
          </m:e>
          <m:sub>
            <m:r>
              <w:ins w:id="1125" w:author="智绘未来专利代理" w:date="2021-09-03T17:45:00Z">
                <w:rPr>
                  <w:rFonts w:ascii="Cambria Math" w:hAnsi="Cambria Math"/>
                </w:rPr>
                <m:t>N</m:t>
              </w:ins>
            </m:r>
          </m:sub>
        </m:sSub>
        <m:r>
          <m:rPr>
            <m:sty m:val="p"/>
          </m:rPr>
          <w:rPr>
            <w:rFonts w:ascii="Cambria Math" w:hAnsi="Cambria Math"/>
          </w:rPr>
          <m:t>[2]</m:t>
        </m:r>
      </m:oMath>
      <w:del w:id="1126" w:author="智绘未来专利代理" w:date="2021-09-03T17:45:00Z">
        <w:r w:rsidR="0043536A">
          <w:rPr>
            <w:rFonts w:cs="Times New Roman"/>
            <w:color w:val="000000" w:themeColor="text1"/>
            <w:szCs w:val="24"/>
          </w:rPr>
          <w:delText>的方法为：</w:delText>
        </w:r>
      </w:del>
      <w:ins w:id="1127" w:author="智绘未来专利代理" w:date="2021-09-03T17:45:00Z">
        <w:r w:rsidRPr="00E655FB">
          <w:rPr>
            <w:rFonts w:hint="eastAsia"/>
          </w:rPr>
          <w:t>，</w:t>
        </w:r>
      </w:ins>
    </w:p>
    <w:p w14:paraId="17AD9909" w14:textId="77777777" w:rsidR="00190AAD" w:rsidRDefault="0043536A">
      <w:pPr>
        <w:pStyle w:val="af8"/>
        <w:spacing w:line="360" w:lineRule="auto"/>
        <w:ind w:leftChars="208" w:left="850" w:hangingChars="172" w:hanging="413"/>
        <w:rPr>
          <w:del w:id="1128" w:author="智绘未来专利代理" w:date="2021-09-03T17:45:00Z"/>
          <w:rFonts w:ascii="Times New Roman" w:eastAsia="宋体" w:hAnsi="Times New Roman" w:cs="Times New Roman"/>
          <w:iCs/>
          <w:color w:val="000000" w:themeColor="text1"/>
          <w:sz w:val="24"/>
          <w:szCs w:val="24"/>
        </w:rPr>
      </w:pPr>
      <m:oMathPara>
        <m:oMathParaPr>
          <m:jc m:val="left"/>
        </m:oMathParaPr>
        <m:oMath>
          <m:sSub>
            <m:sSubPr>
              <m:ctrlPr>
                <w:del w:id="1129" w:author="智绘未来专利代理" w:date="2021-09-03T17:45:00Z">
                  <w:rPr>
                    <w:rFonts w:ascii="Cambria Math" w:eastAsia="宋体" w:hAnsi="Cambria Math" w:cs="Times New Roman"/>
                    <w:iCs/>
                    <w:color w:val="000000" w:themeColor="text1"/>
                    <w:sz w:val="24"/>
                    <w:szCs w:val="24"/>
                  </w:rPr>
                </w:del>
              </m:ctrlPr>
            </m:sSubPr>
            <m:e>
              <m:acc>
                <m:accPr>
                  <m:chr m:val="̇"/>
                  <m:ctrlPr>
                    <w:del w:id="1130" w:author="智绘未来专利代理" w:date="2021-09-03T17:45:00Z">
                      <w:rPr>
                        <w:rFonts w:ascii="Cambria Math" w:eastAsia="宋体" w:hAnsi="Cambria Math" w:cs="Times New Roman"/>
                        <w:iCs/>
                        <w:color w:val="000000" w:themeColor="text1"/>
                        <w:sz w:val="24"/>
                        <w:szCs w:val="24"/>
                      </w:rPr>
                    </w:del>
                  </m:ctrlPr>
                </m:accPr>
                <m:e>
                  <m:r>
                    <w:del w:id="1131" w:author="智绘未来专利代理" w:date="2021-09-03T17:45:00Z">
                      <w:rPr>
                        <w:rFonts w:ascii="Cambria Math" w:eastAsia="宋体" w:hAnsi="Cambria Math" w:cs="Times New Roman"/>
                        <w:color w:val="000000" w:themeColor="text1"/>
                        <w:sz w:val="24"/>
                        <w:szCs w:val="24"/>
                      </w:rPr>
                      <m:t>U</m:t>
                    </w:del>
                  </m:r>
                </m:e>
              </m:acc>
            </m:e>
            <m:sub>
              <m:r>
                <w:del w:id="1132" w:author="智绘未来专利代理" w:date="2021-09-03T17:45:00Z">
                  <m:rPr>
                    <m:sty m:val="p"/>
                  </m:rPr>
                  <w:rPr>
                    <w:rFonts w:ascii="Cambria Math" w:eastAsia="宋体" w:hAnsi="Cambria Math" w:cs="Times New Roman"/>
                    <w:color w:val="000000" w:themeColor="text1"/>
                    <w:sz w:val="24"/>
                    <w:szCs w:val="24"/>
                    <w:vertAlign w:val="subscript"/>
                  </w:rPr>
                  <m:t>0</m:t>
                </w:del>
              </m:r>
            </m:sub>
          </m:sSub>
          <m:sSub>
            <m:sSubPr>
              <m:ctrlPr>
                <w:del w:id="1133" w:author="智绘未来专利代理" w:date="2021-09-03T17:45:00Z">
                  <w:rPr>
                    <w:rFonts w:ascii="Cambria Math" w:eastAsia="宋体" w:hAnsi="Cambria Math" w:cs="Times New Roman"/>
                    <w:iCs/>
                    <w:color w:val="000000" w:themeColor="text1"/>
                    <w:sz w:val="24"/>
                    <w:szCs w:val="24"/>
                  </w:rPr>
                </w:del>
              </m:ctrlPr>
            </m:sSubPr>
            <m:e>
              <m:r>
                <w:del w:id="1134" w:author="智绘未来专利代理" w:date="2021-09-03T17:45:00Z">
                  <m:rPr>
                    <m:sty m:val="p"/>
                  </m:rPr>
                  <w:rPr>
                    <w:rFonts w:ascii="Cambria Math" w:eastAsia="宋体" w:hAnsi="Cambria Math" w:cs="Times New Roman"/>
                    <w:color w:val="000000" w:themeColor="text1"/>
                    <w:sz w:val="24"/>
                    <w:szCs w:val="24"/>
                  </w:rPr>
                  <m:t>T</m:t>
                </w:del>
              </m:r>
            </m:e>
            <m:sub>
              <m:r>
                <w:del w:id="1135" w:author="智绘未来专利代理" w:date="2021-09-03T17:45:00Z">
                  <m:rPr>
                    <m:sty m:val="p"/>
                  </m:rPr>
                  <w:rPr>
                    <w:rFonts w:ascii="Cambria Math" w:eastAsia="宋体" w:hAnsi="Cambria Math" w:cs="Times New Roman"/>
                    <w:color w:val="000000" w:themeColor="text1"/>
                    <w:sz w:val="24"/>
                    <w:szCs w:val="24"/>
                    <w:vertAlign w:val="subscript"/>
                  </w:rPr>
                  <m:t>N</m:t>
                </w:del>
              </m:r>
            </m:sub>
          </m:sSub>
          <m:r>
            <w:del w:id="1136" w:author="智绘未来专利代理" w:date="2021-09-03T17:45:00Z">
              <m:rPr>
                <m:sty m:val="p"/>
              </m:rPr>
              <w:rPr>
                <w:rFonts w:ascii="Cambria Math" w:eastAsia="宋体" w:hAnsi="Cambria Math" w:cs="Times New Roman"/>
                <w:color w:val="000000" w:themeColor="text1"/>
                <w:sz w:val="24"/>
                <w:szCs w:val="24"/>
              </w:rPr>
              <m:t>[1]</m:t>
            </w:del>
          </m:r>
          <m:r>
            <w:del w:id="1137" w:author="智绘未来专利代理" w:date="2021-09-03T17:45:00Z">
              <m:rPr>
                <m:sty m:val="p"/>
              </m:rPr>
              <w:rPr>
                <w:rFonts w:ascii="Cambria Math" w:eastAsia="宋体" w:hAnsi="Cambria Math" w:cs="Times New Roman"/>
                <w:color w:val="000000" w:themeColor="text1"/>
                <w:sz w:val="24"/>
                <w:szCs w:val="24"/>
                <w:vertAlign w:val="subscript"/>
              </w:rPr>
              <m:t xml:space="preserve"> </m:t>
            </w:del>
          </m:r>
          <m:r>
            <w:del w:id="1138" w:author="智绘未来专利代理" w:date="2021-09-03T17:45:00Z">
              <m:rPr>
                <m:sty m:val="p"/>
              </m:rPr>
              <w:rPr>
                <w:rFonts w:ascii="Cambria Math" w:eastAsia="宋体" w:hAnsi="Cambria Math" w:cs="Times New Roman"/>
                <w:color w:val="000000" w:themeColor="text1"/>
                <w:sz w:val="24"/>
                <w:szCs w:val="24"/>
              </w:rPr>
              <m:t>=</m:t>
            </w:del>
          </m:r>
          <m:sSub>
            <m:sSubPr>
              <m:ctrlPr>
                <w:del w:id="1139" w:author="智绘未来专利代理" w:date="2021-09-03T17:45:00Z">
                  <w:rPr>
                    <w:rFonts w:ascii="Cambria Math" w:eastAsia="宋体" w:hAnsi="Cambria Math" w:cs="Times New Roman"/>
                    <w:iCs/>
                    <w:color w:val="000000" w:themeColor="text1"/>
                    <w:sz w:val="24"/>
                    <w:szCs w:val="24"/>
                  </w:rPr>
                </w:del>
              </m:ctrlPr>
            </m:sSubPr>
            <m:e>
              <m:acc>
                <m:accPr>
                  <m:chr m:val="̇"/>
                  <m:ctrlPr>
                    <w:del w:id="1140" w:author="智绘未来专利代理" w:date="2021-09-03T17:45:00Z">
                      <w:rPr>
                        <w:rFonts w:ascii="Cambria Math" w:eastAsia="宋体" w:hAnsi="Cambria Math" w:cs="Times New Roman"/>
                        <w:iCs/>
                        <w:color w:val="000000" w:themeColor="text1"/>
                        <w:sz w:val="24"/>
                        <w:szCs w:val="24"/>
                      </w:rPr>
                    </w:del>
                  </m:ctrlPr>
                </m:accPr>
                <m:e>
                  <m:r>
                    <w:del w:id="1141" w:author="智绘未来专利代理" w:date="2021-09-03T17:45:00Z">
                      <w:rPr>
                        <w:rFonts w:ascii="Cambria Math" w:eastAsia="宋体" w:hAnsi="Cambria Math" w:cs="Times New Roman"/>
                        <w:color w:val="000000" w:themeColor="text1"/>
                        <w:sz w:val="24"/>
                        <w:szCs w:val="24"/>
                      </w:rPr>
                      <m:t>U</m:t>
                    </w:del>
                  </m:r>
                </m:e>
              </m:acc>
            </m:e>
            <m:sub>
              <m:r>
                <w:del w:id="1142" w:author="智绘未来专利代理" w:date="2021-09-03T17:45:00Z">
                  <m:rPr>
                    <m:sty m:val="p"/>
                  </m:rPr>
                  <w:rPr>
                    <w:rFonts w:ascii="Cambria Math" w:eastAsia="宋体" w:hAnsi="Cambria Math" w:cs="Times New Roman"/>
                    <w:color w:val="000000" w:themeColor="text1"/>
                    <w:sz w:val="24"/>
                    <w:szCs w:val="24"/>
                    <w:vertAlign w:val="subscript"/>
                  </w:rPr>
                  <m:t>0</m:t>
                </w:del>
              </m:r>
            </m:sub>
          </m:sSub>
          <m:sSub>
            <m:sSubPr>
              <m:ctrlPr>
                <w:del w:id="1143" w:author="智绘未来专利代理" w:date="2021-09-03T17:45:00Z">
                  <w:rPr>
                    <w:rFonts w:ascii="Cambria Math" w:eastAsia="宋体" w:hAnsi="Cambria Math" w:cs="Times New Roman"/>
                    <w:iCs/>
                    <w:color w:val="000000" w:themeColor="text1"/>
                    <w:sz w:val="24"/>
                    <w:szCs w:val="24"/>
                  </w:rPr>
                </w:del>
              </m:ctrlPr>
            </m:sSubPr>
            <m:e>
              <m:r>
                <w:del w:id="1144" w:author="智绘未来专利代理" w:date="2021-09-03T17:45:00Z">
                  <m:rPr>
                    <m:sty m:val="p"/>
                  </m:rPr>
                  <w:rPr>
                    <w:rFonts w:ascii="Cambria Math" w:eastAsia="宋体" w:hAnsi="Cambria Math" w:cs="Times New Roman"/>
                    <w:color w:val="000000" w:themeColor="text1"/>
                    <w:sz w:val="24"/>
                    <w:szCs w:val="24"/>
                  </w:rPr>
                  <m:t>L</m:t>
                </w:del>
              </m:r>
            </m:e>
            <m:sub>
              <m:r>
                <w:del w:id="1145" w:author="智绘未来专利代理" w:date="2021-09-03T17:45:00Z">
                  <m:rPr>
                    <m:sty m:val="p"/>
                  </m:rPr>
                  <w:rPr>
                    <w:rFonts w:ascii="Cambria Math" w:eastAsia="宋体" w:hAnsi="Cambria Math" w:cs="Times New Roman"/>
                    <w:color w:val="000000" w:themeColor="text1"/>
                    <w:sz w:val="24"/>
                    <w:szCs w:val="24"/>
                    <w:vertAlign w:val="subscript"/>
                  </w:rPr>
                  <m:t>N+1</m:t>
                </w:del>
              </m:r>
            </m:sub>
          </m:sSub>
          <m:r>
            <w:del w:id="1146" w:author="智绘未来专利代理" w:date="2021-09-03T17:45:00Z">
              <m:rPr>
                <m:sty m:val="p"/>
              </m:rPr>
              <w:rPr>
                <w:rFonts w:ascii="Cambria Math" w:eastAsia="宋体" w:hAnsi="Cambria Math" w:cs="Times New Roman"/>
                <w:color w:val="000000" w:themeColor="text1"/>
                <w:sz w:val="24"/>
                <w:szCs w:val="24"/>
              </w:rPr>
              <m:t>-</m:t>
            </w:del>
          </m:r>
          <m:sSub>
            <m:sSubPr>
              <m:ctrlPr>
                <w:del w:id="1147" w:author="智绘未来专利代理" w:date="2021-09-03T17:45:00Z">
                  <w:rPr>
                    <w:rFonts w:ascii="Cambria Math" w:eastAsia="宋体" w:hAnsi="Cambria Math" w:cs="Times New Roman"/>
                    <w:iCs/>
                    <w:color w:val="000000" w:themeColor="text1"/>
                    <w:sz w:val="24"/>
                    <w:szCs w:val="24"/>
                  </w:rPr>
                </w:del>
              </m:ctrlPr>
            </m:sSubPr>
            <m:e>
              <m:r>
                <w:del w:id="1148" w:author="智绘未来专利代理" w:date="2021-09-03T17:45:00Z">
                  <w:rPr>
                    <w:rFonts w:ascii="Cambria Math" w:eastAsia="宋体" w:hAnsi="Cambria Math" w:cs="Times New Roman"/>
                    <w:color w:val="000000" w:themeColor="text1"/>
                    <w:sz w:val="24"/>
                    <w:szCs w:val="24"/>
                  </w:rPr>
                  <m:t>Z</m:t>
                </w:del>
              </m:r>
            </m:e>
            <m:sub>
              <m:r>
                <w:del w:id="1149" w:author="智绘未来专利代理" w:date="2021-09-03T17:45:00Z">
                  <m:rPr>
                    <m:sty m:val="p"/>
                  </m:rPr>
                  <w:rPr>
                    <w:rFonts w:ascii="Cambria Math" w:eastAsia="宋体" w:hAnsi="Cambria Math" w:cs="Times New Roman"/>
                    <w:color w:val="000000" w:themeColor="text1"/>
                    <w:sz w:val="24"/>
                    <w:szCs w:val="24"/>
                  </w:rPr>
                  <m:t>0</m:t>
                </w:del>
              </m:r>
            </m:sub>
          </m:sSub>
          <m:r>
            <w:del w:id="1150" w:author="智绘未来专利代理" w:date="2021-09-03T17:45:00Z">
              <m:rPr>
                <m:sty m:val="p"/>
              </m:rPr>
              <w:rPr>
                <w:rFonts w:ascii="Cambria Math" w:eastAsia="宋体" w:hAnsi="Cambria Math" w:cs="Times New Roman"/>
                <w:color w:val="000000" w:themeColor="text1"/>
                <w:sz w:val="24"/>
                <w:szCs w:val="24"/>
              </w:rPr>
              <m:t>*</m:t>
            </w:del>
          </m:r>
          <m:sSub>
            <m:sSubPr>
              <m:ctrlPr>
                <w:del w:id="1151" w:author="智绘未来专利代理" w:date="2021-09-03T17:45:00Z">
                  <w:rPr>
                    <w:rFonts w:ascii="Cambria Math" w:eastAsia="宋体" w:hAnsi="Cambria Math" w:cs="Times New Roman"/>
                    <w:iCs/>
                    <w:color w:val="000000" w:themeColor="text1"/>
                    <w:sz w:val="24"/>
                    <w:szCs w:val="24"/>
                  </w:rPr>
                </w:del>
              </m:ctrlPr>
            </m:sSubPr>
            <m:e>
              <m:r>
                <w:del w:id="1152" w:author="智绘未来专利代理" w:date="2021-09-03T17:45:00Z">
                  <m:rPr>
                    <m:sty m:val="p"/>
                  </m:rPr>
                  <w:rPr>
                    <w:rFonts w:ascii="Cambria Math" w:eastAsia="宋体" w:hAnsi="Cambria Math" w:cs="Times New Roman"/>
                    <w:color w:val="000000" w:themeColor="text1"/>
                    <w:sz w:val="24"/>
                    <w:szCs w:val="24"/>
                  </w:rPr>
                  <m:t>LenL</m:t>
                </w:del>
              </m:r>
            </m:e>
            <m:sub>
              <m:r>
                <w:del w:id="1153" w:author="智绘未来专利代理" w:date="2021-09-03T17:45:00Z">
                  <m:rPr>
                    <m:sty m:val="p"/>
                  </m:rPr>
                  <w:rPr>
                    <w:rFonts w:ascii="Cambria Math" w:eastAsia="宋体" w:hAnsi="Cambria Math" w:cs="Times New Roman"/>
                    <w:color w:val="000000" w:themeColor="text1"/>
                    <w:sz w:val="24"/>
                    <w:szCs w:val="24"/>
                    <w:vertAlign w:val="subscript"/>
                  </w:rPr>
                  <m:t>N+1</m:t>
                </w:del>
              </m:r>
            </m:sub>
          </m:sSub>
          <m:r>
            <w:del w:id="1154" w:author="智绘未来专利代理" w:date="2021-09-03T17:45:00Z">
              <m:rPr>
                <m:sty m:val="p"/>
              </m:rPr>
              <w:rPr>
                <w:rFonts w:ascii="Cambria Math" w:eastAsia="宋体" w:hAnsi="Cambria Math" w:cs="Times New Roman"/>
                <w:color w:val="000000" w:themeColor="text1"/>
                <w:sz w:val="24"/>
                <w:szCs w:val="24"/>
              </w:rPr>
              <m:t>*</m:t>
            </w:del>
          </m:r>
          <m:sSub>
            <m:sSubPr>
              <m:ctrlPr>
                <w:del w:id="1155" w:author="智绘未来专利代理" w:date="2021-09-03T17:45:00Z">
                  <w:rPr>
                    <w:rFonts w:ascii="Cambria Math" w:eastAsia="宋体" w:hAnsi="Cambria Math" w:cs="Times New Roman"/>
                    <w:iCs/>
                    <w:color w:val="000000" w:themeColor="text1"/>
                    <w:sz w:val="24"/>
                    <w:szCs w:val="24"/>
                  </w:rPr>
                </w:del>
              </m:ctrlPr>
            </m:sSubPr>
            <m:e>
              <m:acc>
                <m:accPr>
                  <m:chr m:val="̇"/>
                  <m:ctrlPr>
                    <w:del w:id="1156" w:author="智绘未来专利代理" w:date="2021-09-03T17:45:00Z">
                      <w:rPr>
                        <w:rFonts w:ascii="Cambria Math" w:eastAsia="宋体" w:hAnsi="Cambria Math" w:cs="Times New Roman"/>
                        <w:i/>
                        <w:iCs/>
                        <w:color w:val="000000" w:themeColor="text1"/>
                        <w:sz w:val="24"/>
                        <w:szCs w:val="24"/>
                      </w:rPr>
                    </w:del>
                  </m:ctrlPr>
                </m:accPr>
                <m:e>
                  <m:r>
                    <w:del w:id="1157" w:author="智绘未来专利代理" w:date="2021-09-03T17:45:00Z">
                      <w:rPr>
                        <w:rFonts w:ascii="Cambria Math" w:eastAsia="宋体" w:hAnsi="Cambria Math" w:cs="Times New Roman"/>
                        <w:color w:val="000000" w:themeColor="text1"/>
                        <w:sz w:val="24"/>
                        <w:szCs w:val="24"/>
                      </w:rPr>
                      <m:t>I</m:t>
                    </w:del>
                  </m:r>
                </m:e>
              </m:acc>
            </m:e>
            <m:sub>
              <m:r>
                <w:del w:id="1158" w:author="智绘未来专利代理" w:date="2021-09-03T17:45:00Z">
                  <m:rPr>
                    <m:sty m:val="p"/>
                  </m:rPr>
                  <w:rPr>
                    <w:rFonts w:ascii="Cambria Math" w:eastAsia="宋体" w:hAnsi="Cambria Math" w:cs="Times New Roman"/>
                    <w:color w:val="000000" w:themeColor="text1"/>
                    <w:sz w:val="24"/>
                    <w:szCs w:val="24"/>
                  </w:rPr>
                  <m:t>0</m:t>
                </w:del>
              </m:r>
            </m:sub>
          </m:sSub>
          <m:sSub>
            <m:sSubPr>
              <m:ctrlPr>
                <w:del w:id="1159" w:author="智绘未来专利代理" w:date="2021-09-03T17:45:00Z">
                  <w:rPr>
                    <w:rFonts w:ascii="Cambria Math" w:eastAsia="宋体" w:hAnsi="Cambria Math" w:cs="Times New Roman"/>
                    <w:iCs/>
                    <w:color w:val="000000" w:themeColor="text1"/>
                    <w:sz w:val="24"/>
                    <w:szCs w:val="24"/>
                  </w:rPr>
                </w:del>
              </m:ctrlPr>
            </m:sSubPr>
            <m:e>
              <m:r>
                <w:del w:id="1160" w:author="智绘未来专利代理" w:date="2021-09-03T17:45:00Z">
                  <m:rPr>
                    <m:sty m:val="p"/>
                  </m:rPr>
                  <w:rPr>
                    <w:rFonts w:ascii="Cambria Math" w:eastAsia="宋体" w:hAnsi="Cambria Math" w:cs="Times New Roman"/>
                    <w:color w:val="000000" w:themeColor="text1"/>
                    <w:sz w:val="24"/>
                    <w:szCs w:val="24"/>
                  </w:rPr>
                  <m:t>L</m:t>
                </w:del>
              </m:r>
            </m:e>
            <m:sub>
              <m:r>
                <w:del w:id="1161" w:author="智绘未来专利代理" w:date="2021-09-03T17:45:00Z">
                  <m:rPr>
                    <m:sty m:val="p"/>
                  </m:rPr>
                  <w:rPr>
                    <w:rFonts w:ascii="Cambria Math" w:eastAsia="宋体" w:hAnsi="Cambria Math" w:cs="Times New Roman"/>
                    <w:color w:val="000000" w:themeColor="text1"/>
                    <w:sz w:val="24"/>
                    <w:szCs w:val="24"/>
                  </w:rPr>
                  <m:t>N+1</m:t>
                </w:del>
              </m:r>
            </m:sub>
          </m:sSub>
        </m:oMath>
      </m:oMathPara>
    </w:p>
    <w:p w14:paraId="79D4A32A" w14:textId="77777777" w:rsidR="00190AAD" w:rsidRDefault="0043536A">
      <w:pPr>
        <w:pStyle w:val="00"/>
        <w:ind w:leftChars="405" w:left="850" w:firstLineChars="354" w:firstLine="850"/>
        <w:rPr>
          <w:del w:id="1162" w:author="智绘未来专利代理" w:date="2021-09-03T17:45:00Z"/>
          <w:rFonts w:cs="Times New Roman"/>
          <w:iCs/>
          <w:color w:val="000000" w:themeColor="text1"/>
          <w:szCs w:val="24"/>
        </w:rPr>
      </w:pPr>
      <m:oMathPara>
        <m:oMathParaPr>
          <m:jc m:val="left"/>
        </m:oMathParaPr>
        <m:oMath>
          <m:sSub>
            <m:sSubPr>
              <m:ctrlPr>
                <w:del w:id="1163" w:author="智绘未来专利代理" w:date="2021-09-03T17:45:00Z">
                  <w:rPr>
                    <w:rFonts w:ascii="Cambria Math" w:hAnsi="Cambria Math" w:cs="Times New Roman"/>
                    <w:iCs/>
                    <w:color w:val="000000" w:themeColor="text1"/>
                    <w:szCs w:val="24"/>
                  </w:rPr>
                </w:del>
              </m:ctrlPr>
            </m:sSubPr>
            <m:e>
              <m:acc>
                <m:accPr>
                  <m:chr m:val="̇"/>
                  <m:ctrlPr>
                    <w:del w:id="1164" w:author="智绘未来专利代理" w:date="2021-09-03T17:45:00Z">
                      <w:rPr>
                        <w:rFonts w:ascii="Cambria Math" w:hAnsi="Cambria Math" w:cs="Times New Roman"/>
                        <w:iCs/>
                        <w:color w:val="000000" w:themeColor="text1"/>
                        <w:szCs w:val="24"/>
                      </w:rPr>
                    </w:del>
                  </m:ctrlPr>
                </m:accPr>
                <m:e>
                  <m:r>
                    <w:del w:id="1165" w:author="智绘未来专利代理" w:date="2021-09-03T17:45:00Z">
                      <w:rPr>
                        <w:rFonts w:ascii="Cambria Math" w:hAnsi="Cambria Math" w:cs="Times New Roman"/>
                        <w:color w:val="000000" w:themeColor="text1"/>
                        <w:szCs w:val="24"/>
                      </w:rPr>
                      <m:t>U</m:t>
                    </w:del>
                  </m:r>
                </m:e>
              </m:acc>
            </m:e>
            <m:sub>
              <m:r>
                <w:del w:id="1166" w:author="智绘未来专利代理" w:date="2021-09-03T17:45:00Z">
                  <m:rPr>
                    <m:sty m:val="p"/>
                  </m:rPr>
                  <w:rPr>
                    <w:rFonts w:ascii="Cambria Math" w:hAnsi="Cambria Math" w:cs="Times New Roman"/>
                    <w:color w:val="000000" w:themeColor="text1"/>
                    <w:szCs w:val="24"/>
                    <w:vertAlign w:val="subscript"/>
                  </w:rPr>
                  <m:t>0</m:t>
                </w:del>
              </m:r>
            </m:sub>
          </m:sSub>
          <m:sSub>
            <m:sSubPr>
              <m:ctrlPr>
                <w:del w:id="1167" w:author="智绘未来专利代理" w:date="2021-09-03T17:45:00Z">
                  <w:rPr>
                    <w:rFonts w:ascii="Cambria Math" w:hAnsi="Cambria Math" w:cs="Times New Roman"/>
                    <w:iCs/>
                    <w:color w:val="000000" w:themeColor="text1"/>
                    <w:szCs w:val="24"/>
                  </w:rPr>
                </w:del>
              </m:ctrlPr>
            </m:sSubPr>
            <m:e>
              <m:r>
                <w:del w:id="1168" w:author="智绘未来专利代理" w:date="2021-09-03T17:45:00Z">
                  <m:rPr>
                    <m:sty m:val="p"/>
                  </m:rPr>
                  <w:rPr>
                    <w:rFonts w:ascii="Cambria Math" w:hAnsi="Cambria Math" w:cs="Times New Roman"/>
                    <w:color w:val="000000" w:themeColor="text1"/>
                    <w:szCs w:val="24"/>
                  </w:rPr>
                  <m:t>T</m:t>
                </w:del>
              </m:r>
            </m:e>
            <m:sub>
              <m:r>
                <w:del w:id="1169" w:author="智绘未来专利代理" w:date="2021-09-03T17:45:00Z">
                  <m:rPr>
                    <m:sty m:val="p"/>
                  </m:rPr>
                  <w:rPr>
                    <w:rFonts w:ascii="Cambria Math" w:hAnsi="Cambria Math" w:cs="Times New Roman"/>
                    <w:color w:val="000000" w:themeColor="text1"/>
                    <w:szCs w:val="24"/>
                    <w:vertAlign w:val="subscript"/>
                  </w:rPr>
                  <m:t>N</m:t>
                </w:del>
              </m:r>
            </m:sub>
          </m:sSub>
          <m:r>
            <w:del w:id="1170" w:author="智绘未来专利代理" w:date="2021-09-03T17:45:00Z">
              <m:rPr>
                <m:sty m:val="p"/>
              </m:rPr>
              <w:rPr>
                <w:rFonts w:ascii="Cambria Math" w:hAnsi="Cambria Math" w:cs="Times New Roman"/>
                <w:color w:val="000000" w:themeColor="text1"/>
                <w:szCs w:val="24"/>
              </w:rPr>
              <m:t>[2]</m:t>
            </w:del>
          </m:r>
          <m:r>
            <w:del w:id="1171" w:author="智绘未来专利代理" w:date="2021-09-03T17:45:00Z">
              <m:rPr>
                <m:sty m:val="p"/>
              </m:rPr>
              <w:rPr>
                <w:rFonts w:ascii="Cambria Math" w:hAnsi="Cambria Math" w:cs="Times New Roman"/>
                <w:color w:val="000000" w:themeColor="text1"/>
                <w:szCs w:val="24"/>
                <w:vertAlign w:val="subscript"/>
              </w:rPr>
              <m:t xml:space="preserve"> </m:t>
            </w:del>
          </m:r>
          <m:r>
            <w:del w:id="1172" w:author="智绘未来专利代理" w:date="2021-09-03T17:45:00Z">
              <m:rPr>
                <m:sty m:val="p"/>
              </m:rPr>
              <w:rPr>
                <w:rFonts w:ascii="Cambria Math" w:hAnsi="Cambria Math" w:cs="Times New Roman"/>
                <w:color w:val="000000" w:themeColor="text1"/>
                <w:szCs w:val="24"/>
              </w:rPr>
              <m:t>=</m:t>
            </w:del>
          </m:r>
          <m:sSub>
            <m:sSubPr>
              <m:ctrlPr>
                <w:del w:id="1173" w:author="智绘未来专利代理" w:date="2021-09-03T17:45:00Z">
                  <w:rPr>
                    <w:rFonts w:ascii="Cambria Math" w:hAnsi="Cambria Math" w:cs="Times New Roman"/>
                    <w:iCs/>
                    <w:color w:val="000000" w:themeColor="text1"/>
                    <w:szCs w:val="24"/>
                  </w:rPr>
                </w:del>
              </m:ctrlPr>
            </m:sSubPr>
            <m:e>
              <m:acc>
                <m:accPr>
                  <m:chr m:val="̇"/>
                  <m:ctrlPr>
                    <w:del w:id="1174" w:author="智绘未来专利代理" w:date="2021-09-03T17:45:00Z">
                      <w:rPr>
                        <w:rFonts w:ascii="Cambria Math" w:hAnsi="Cambria Math" w:cs="Times New Roman"/>
                        <w:iCs/>
                        <w:color w:val="000000" w:themeColor="text1"/>
                        <w:szCs w:val="24"/>
                      </w:rPr>
                    </w:del>
                  </m:ctrlPr>
                </m:accPr>
                <m:e>
                  <m:r>
                    <w:del w:id="1175" w:author="智绘未来专利代理" w:date="2021-09-03T17:45:00Z">
                      <w:rPr>
                        <w:rFonts w:ascii="Cambria Math" w:hAnsi="Cambria Math" w:cs="Times New Roman"/>
                        <w:color w:val="000000" w:themeColor="text1"/>
                        <w:szCs w:val="24"/>
                      </w:rPr>
                      <m:t>U</m:t>
                    </w:del>
                  </m:r>
                </m:e>
              </m:acc>
            </m:e>
            <m:sub>
              <m:r>
                <w:del w:id="1176" w:author="智绘未来专利代理" w:date="2021-09-03T17:45:00Z">
                  <m:rPr>
                    <m:sty m:val="p"/>
                  </m:rPr>
                  <w:rPr>
                    <w:rFonts w:ascii="Cambria Math" w:hAnsi="Cambria Math" w:cs="Times New Roman"/>
                    <w:color w:val="000000" w:themeColor="text1"/>
                    <w:szCs w:val="24"/>
                    <w:vertAlign w:val="subscript"/>
                  </w:rPr>
                  <m:t>0</m:t>
                </w:del>
              </m:r>
            </m:sub>
          </m:sSub>
          <m:sSub>
            <m:sSubPr>
              <m:ctrlPr>
                <w:del w:id="1177" w:author="智绘未来专利代理" w:date="2021-09-03T17:45:00Z">
                  <w:rPr>
                    <w:rFonts w:ascii="Cambria Math" w:hAnsi="Cambria Math" w:cs="Times New Roman"/>
                    <w:iCs/>
                    <w:color w:val="000000" w:themeColor="text1"/>
                    <w:szCs w:val="24"/>
                  </w:rPr>
                </w:del>
              </m:ctrlPr>
            </m:sSubPr>
            <m:e>
              <m:r>
                <w:del w:id="1178" w:author="智绘未来专利代理" w:date="2021-09-03T17:45:00Z">
                  <m:rPr>
                    <m:sty m:val="p"/>
                  </m:rPr>
                  <w:rPr>
                    <w:rFonts w:ascii="Cambria Math" w:hAnsi="Cambria Math" w:cs="Times New Roman"/>
                    <w:color w:val="000000" w:themeColor="text1"/>
                    <w:szCs w:val="24"/>
                  </w:rPr>
                  <m:t>L</m:t>
                </w:del>
              </m:r>
            </m:e>
            <m:sub>
              <m:r>
                <w:del w:id="1179" w:author="智绘未来专利代理" w:date="2021-09-03T17:45:00Z">
                  <m:rPr>
                    <m:sty m:val="p"/>
                  </m:rPr>
                  <w:rPr>
                    <w:rFonts w:ascii="Cambria Math" w:hAnsi="Cambria Math" w:cs="Times New Roman"/>
                    <w:color w:val="000000" w:themeColor="text1"/>
                    <w:szCs w:val="24"/>
                    <w:vertAlign w:val="subscript"/>
                  </w:rPr>
                  <m:t>N+2</m:t>
                </w:del>
              </m:r>
            </m:sub>
          </m:sSub>
          <m:r>
            <w:del w:id="1180" w:author="智绘未来专利代理" w:date="2021-09-03T17:45:00Z">
              <m:rPr>
                <m:sty m:val="p"/>
              </m:rPr>
              <w:rPr>
                <w:rFonts w:ascii="Cambria Math" w:hAnsi="Cambria Math" w:cs="Times New Roman"/>
                <w:color w:val="000000" w:themeColor="text1"/>
                <w:szCs w:val="24"/>
              </w:rPr>
              <m:t>-</m:t>
            </w:del>
          </m:r>
          <m:sSub>
            <m:sSubPr>
              <m:ctrlPr>
                <w:del w:id="1181" w:author="智绘未来专利代理" w:date="2021-09-03T17:45:00Z">
                  <w:rPr>
                    <w:rFonts w:ascii="Cambria Math" w:hAnsi="Cambria Math" w:cs="Times New Roman"/>
                    <w:iCs/>
                    <w:color w:val="000000" w:themeColor="text1"/>
                    <w:szCs w:val="24"/>
                  </w:rPr>
                </w:del>
              </m:ctrlPr>
            </m:sSubPr>
            <m:e>
              <m:r>
                <w:del w:id="1182" w:author="智绘未来专利代理" w:date="2021-09-03T17:45:00Z">
                  <w:rPr>
                    <w:rFonts w:ascii="Cambria Math" w:hAnsi="Cambria Math" w:cs="Times New Roman"/>
                    <w:color w:val="000000" w:themeColor="text1"/>
                    <w:szCs w:val="24"/>
                  </w:rPr>
                  <m:t>Z</m:t>
                </w:del>
              </m:r>
            </m:e>
            <m:sub>
              <m:r>
                <w:del w:id="1183" w:author="智绘未来专利代理" w:date="2021-09-03T17:45:00Z">
                  <m:rPr>
                    <m:sty m:val="p"/>
                  </m:rPr>
                  <w:rPr>
                    <w:rFonts w:ascii="Cambria Math" w:hAnsi="Cambria Math" w:cs="Times New Roman"/>
                    <w:color w:val="000000" w:themeColor="text1"/>
                    <w:szCs w:val="24"/>
                  </w:rPr>
                  <m:t>0</m:t>
                </w:del>
              </m:r>
            </m:sub>
          </m:sSub>
          <m:r>
            <w:del w:id="1184" w:author="智绘未来专利代理" w:date="2021-09-03T17:45:00Z">
              <m:rPr>
                <m:sty m:val="p"/>
              </m:rPr>
              <w:rPr>
                <w:rFonts w:ascii="Cambria Math" w:hAnsi="Cambria Math" w:cs="Times New Roman"/>
                <w:color w:val="000000" w:themeColor="text1"/>
                <w:szCs w:val="24"/>
              </w:rPr>
              <m:t>*</m:t>
            </w:del>
          </m:r>
          <m:sSub>
            <m:sSubPr>
              <m:ctrlPr>
                <w:del w:id="1185" w:author="智绘未来专利代理" w:date="2021-09-03T17:45:00Z">
                  <w:rPr>
                    <w:rFonts w:ascii="Cambria Math" w:hAnsi="Cambria Math" w:cs="Times New Roman"/>
                    <w:iCs/>
                    <w:color w:val="000000" w:themeColor="text1"/>
                    <w:szCs w:val="24"/>
                  </w:rPr>
                </w:del>
              </m:ctrlPr>
            </m:sSubPr>
            <m:e>
              <m:r>
                <w:del w:id="1186" w:author="智绘未来专利代理" w:date="2021-09-03T17:45:00Z">
                  <m:rPr>
                    <m:sty m:val="p"/>
                  </m:rPr>
                  <w:rPr>
                    <w:rFonts w:ascii="Cambria Math" w:hAnsi="Cambria Math" w:cs="Times New Roman"/>
                    <w:color w:val="000000" w:themeColor="text1"/>
                    <w:szCs w:val="24"/>
                  </w:rPr>
                  <m:t>LenL</m:t>
                </w:del>
              </m:r>
            </m:e>
            <m:sub>
              <m:r>
                <w:del w:id="1187" w:author="智绘未来专利代理" w:date="2021-09-03T17:45:00Z">
                  <m:rPr>
                    <m:sty m:val="p"/>
                  </m:rPr>
                  <w:rPr>
                    <w:rFonts w:ascii="Cambria Math" w:hAnsi="Cambria Math" w:cs="Times New Roman"/>
                    <w:color w:val="000000" w:themeColor="text1"/>
                    <w:szCs w:val="24"/>
                    <w:vertAlign w:val="subscript"/>
                  </w:rPr>
                  <m:t>N+2</m:t>
                </w:del>
              </m:r>
            </m:sub>
          </m:sSub>
          <m:r>
            <w:del w:id="1188" w:author="智绘未来专利代理" w:date="2021-09-03T17:45:00Z">
              <m:rPr>
                <m:sty m:val="p"/>
              </m:rPr>
              <w:rPr>
                <w:rFonts w:ascii="Cambria Math" w:hAnsi="Cambria Math" w:cs="Times New Roman"/>
                <w:color w:val="000000" w:themeColor="text1"/>
                <w:szCs w:val="24"/>
              </w:rPr>
              <m:t>*</m:t>
            </w:del>
          </m:r>
          <m:sSub>
            <m:sSubPr>
              <m:ctrlPr>
                <w:del w:id="1189" w:author="智绘未来专利代理" w:date="2021-09-03T17:45:00Z">
                  <w:rPr>
                    <w:rFonts w:ascii="Cambria Math" w:hAnsi="Cambria Math" w:cs="Times New Roman"/>
                    <w:iCs/>
                    <w:color w:val="000000" w:themeColor="text1"/>
                    <w:szCs w:val="24"/>
                  </w:rPr>
                </w:del>
              </m:ctrlPr>
            </m:sSubPr>
            <m:e>
              <m:acc>
                <m:accPr>
                  <m:chr m:val="̇"/>
                  <m:ctrlPr>
                    <w:del w:id="1190" w:author="智绘未来专利代理" w:date="2021-09-03T17:45:00Z">
                      <w:rPr>
                        <w:rFonts w:ascii="Cambria Math" w:hAnsi="Cambria Math" w:cs="Times New Roman"/>
                        <w:iCs/>
                        <w:color w:val="000000" w:themeColor="text1"/>
                        <w:szCs w:val="24"/>
                      </w:rPr>
                    </w:del>
                  </m:ctrlPr>
                </m:accPr>
                <m:e>
                  <m:r>
                    <w:del w:id="1191" w:author="智绘未来专利代理" w:date="2021-09-03T17:45:00Z">
                      <w:rPr>
                        <w:rFonts w:ascii="Cambria Math" w:hAnsi="Cambria Math" w:cs="Times New Roman"/>
                        <w:color w:val="000000" w:themeColor="text1"/>
                        <w:szCs w:val="24"/>
                      </w:rPr>
                      <m:t>I</m:t>
                    </w:del>
                  </m:r>
                </m:e>
              </m:acc>
            </m:e>
            <m:sub>
              <m:r>
                <w:del w:id="1192" w:author="智绘未来专利代理" w:date="2021-09-03T17:45:00Z">
                  <w:rPr>
                    <w:rFonts w:ascii="Cambria Math" w:hAnsi="Cambria Math" w:cs="Times New Roman"/>
                    <w:color w:val="000000" w:themeColor="text1"/>
                    <w:szCs w:val="24"/>
                  </w:rPr>
                  <m:t>0</m:t>
                </w:del>
              </m:r>
            </m:sub>
          </m:sSub>
          <m:sSub>
            <m:sSubPr>
              <m:ctrlPr>
                <w:del w:id="1193" w:author="智绘未来专利代理" w:date="2021-09-03T17:45:00Z">
                  <w:rPr>
                    <w:rFonts w:ascii="Cambria Math" w:hAnsi="Cambria Math" w:cs="Times New Roman"/>
                    <w:iCs/>
                    <w:color w:val="000000" w:themeColor="text1"/>
                    <w:szCs w:val="24"/>
                  </w:rPr>
                </w:del>
              </m:ctrlPr>
            </m:sSubPr>
            <m:e>
              <m:r>
                <w:del w:id="1194" w:author="智绘未来专利代理" w:date="2021-09-03T17:45:00Z">
                  <m:rPr>
                    <m:sty m:val="p"/>
                  </m:rPr>
                  <w:rPr>
                    <w:rFonts w:ascii="Cambria Math" w:hAnsi="Cambria Math" w:cs="Times New Roman"/>
                    <w:color w:val="000000" w:themeColor="text1"/>
                    <w:szCs w:val="24"/>
                  </w:rPr>
                  <m:t>L</m:t>
                </w:del>
              </m:r>
            </m:e>
            <m:sub>
              <m:r>
                <w:del w:id="1195" w:author="智绘未来专利代理" w:date="2021-09-03T17:45:00Z">
                  <m:rPr>
                    <m:sty m:val="p"/>
                  </m:rPr>
                  <w:rPr>
                    <w:rFonts w:ascii="Cambria Math" w:hAnsi="Cambria Math" w:cs="Times New Roman"/>
                    <w:color w:val="000000" w:themeColor="text1"/>
                    <w:szCs w:val="24"/>
                  </w:rPr>
                  <m:t>N+2</m:t>
                </w:del>
              </m:r>
            </m:sub>
          </m:sSub>
        </m:oMath>
      </m:oMathPara>
    </w:p>
    <w:p w14:paraId="387BCB85" w14:textId="5A083A85" w:rsidR="000E6B01" w:rsidRPr="00E655FB" w:rsidRDefault="00C5545C" w:rsidP="00E655FB">
      <w:pPr>
        <w:pStyle w:val="00"/>
        <w:ind w:firstLine="480"/>
        <w:rPr>
          <w:ins w:id="1196" w:author="智绘未来专利代理" w:date="2021-09-03T17:45:00Z"/>
          <w:rFonts w:hint="eastAsia"/>
        </w:rPr>
      </w:pPr>
      <m:oMathPara>
        <m:oMath>
          <m:d>
            <m:dPr>
              <m:begChr m:val="{"/>
              <m:endChr m:val=""/>
              <m:ctrlPr>
                <w:ins w:id="1197" w:author="智绘未来专利代理" w:date="2021-09-03T17:45:00Z">
                  <w:rPr>
                    <w:rFonts w:ascii="Cambria Math" w:hAnsi="Cambria Math"/>
                  </w:rPr>
                </w:ins>
              </m:ctrlPr>
            </m:dPr>
            <m:e>
              <m:eqArr>
                <m:eqArrPr>
                  <m:ctrlPr>
                    <w:ins w:id="1198" w:author="智绘未来专利代理" w:date="2021-09-03T17:45:00Z">
                      <w:rPr>
                        <w:rFonts w:ascii="Cambria Math" w:hAnsi="Cambria Math"/>
                      </w:rPr>
                    </w:ins>
                  </m:ctrlPr>
                </m:eqArrPr>
                <m:e>
                  <m:sSub>
                    <m:sSubPr>
                      <m:ctrlPr>
                        <w:ins w:id="1199" w:author="智绘未来专利代理" w:date="2021-09-03T17:45:00Z">
                          <w:rPr>
                            <w:rFonts w:ascii="Cambria Math" w:hAnsi="Cambria Math"/>
                            <w:iCs/>
                          </w:rPr>
                        </w:ins>
                      </m:ctrlPr>
                    </m:sSubPr>
                    <m:e>
                      <m:acc>
                        <m:accPr>
                          <m:chr m:val="̇"/>
                          <m:ctrlPr>
                            <w:ins w:id="1200" w:author="智绘未来专利代理" w:date="2021-09-03T17:45:00Z">
                              <w:rPr>
                                <w:rFonts w:ascii="Cambria Math" w:hAnsi="Cambria Math"/>
                                <w:iCs/>
                              </w:rPr>
                            </w:ins>
                          </m:ctrlPr>
                        </m:accPr>
                        <m:e>
                          <m:r>
                            <w:ins w:id="1201" w:author="智绘未来专利代理" w:date="2021-09-03T17:45:00Z">
                              <w:rPr>
                                <w:rFonts w:ascii="Cambria Math" w:hAnsi="Cambria Math"/>
                              </w:rPr>
                              <m:t>U</m:t>
                            </w:ins>
                          </m:r>
                        </m:e>
                      </m:acc>
                    </m:e>
                    <m:sub>
                      <m:r>
                        <w:ins w:id="1202" w:author="智绘未来专利代理" w:date="2021-09-03T17:45:00Z">
                          <m:rPr>
                            <m:sty m:val="p"/>
                          </m:rPr>
                          <w:rPr>
                            <w:rFonts w:ascii="Cambria Math" w:hAnsi="Cambria Math"/>
                          </w:rPr>
                          <m:t>0</m:t>
                        </w:ins>
                      </m:r>
                    </m:sub>
                  </m:sSub>
                  <m:sSub>
                    <m:sSubPr>
                      <m:ctrlPr>
                        <w:ins w:id="1203" w:author="智绘未来专利代理" w:date="2021-09-03T17:45:00Z">
                          <w:rPr>
                            <w:rFonts w:ascii="Cambria Math" w:hAnsi="Cambria Math"/>
                            <w:iCs/>
                          </w:rPr>
                        </w:ins>
                      </m:ctrlPr>
                    </m:sSubPr>
                    <m:e>
                      <m:r>
                        <w:ins w:id="1204" w:author="智绘未来专利代理" w:date="2021-09-03T17:45:00Z">
                          <w:rPr>
                            <w:rFonts w:ascii="Cambria Math" w:hAnsi="Cambria Math"/>
                          </w:rPr>
                          <m:t>T</m:t>
                        </w:ins>
                      </m:r>
                    </m:e>
                    <m:sub>
                      <m:r>
                        <w:ins w:id="1205" w:author="智绘未来专利代理" w:date="2021-09-03T17:45:00Z">
                          <w:rPr>
                            <w:rFonts w:ascii="Cambria Math" w:hAnsi="Cambria Math"/>
                          </w:rPr>
                          <m:t>N</m:t>
                        </w:ins>
                      </m:r>
                    </m:sub>
                  </m:sSub>
                  <m:r>
                    <w:ins w:id="1206" w:author="智绘未来专利代理" w:date="2021-09-03T17:45:00Z">
                      <m:rPr>
                        <m:sty m:val="p"/>
                      </m:rPr>
                      <w:rPr>
                        <w:rFonts w:ascii="Cambria Math" w:hAnsi="Cambria Math"/>
                      </w:rPr>
                      <m:t>[1] =</m:t>
                    </w:ins>
                  </m:r>
                  <m:sSub>
                    <m:sSubPr>
                      <m:ctrlPr>
                        <w:ins w:id="1207" w:author="智绘未来专利代理" w:date="2021-09-03T17:45:00Z">
                          <w:rPr>
                            <w:rFonts w:ascii="Cambria Math" w:hAnsi="Cambria Math"/>
                            <w:iCs/>
                          </w:rPr>
                        </w:ins>
                      </m:ctrlPr>
                    </m:sSubPr>
                    <m:e>
                      <m:acc>
                        <m:accPr>
                          <m:chr m:val="̇"/>
                          <m:ctrlPr>
                            <w:ins w:id="1208" w:author="智绘未来专利代理" w:date="2021-09-03T17:45:00Z">
                              <w:rPr>
                                <w:rFonts w:ascii="Cambria Math" w:hAnsi="Cambria Math"/>
                                <w:iCs/>
                              </w:rPr>
                            </w:ins>
                          </m:ctrlPr>
                        </m:accPr>
                        <m:e>
                          <m:r>
                            <w:ins w:id="1209" w:author="智绘未来专利代理" w:date="2021-09-03T17:45:00Z">
                              <w:rPr>
                                <w:rFonts w:ascii="Cambria Math" w:hAnsi="Cambria Math"/>
                              </w:rPr>
                              <m:t>U</m:t>
                            </w:ins>
                          </m:r>
                        </m:e>
                      </m:acc>
                    </m:e>
                    <m:sub>
                      <m:r>
                        <w:ins w:id="1210" w:author="智绘未来专利代理" w:date="2021-09-03T17:45:00Z">
                          <m:rPr>
                            <m:sty m:val="p"/>
                          </m:rPr>
                          <w:rPr>
                            <w:rFonts w:ascii="Cambria Math" w:hAnsi="Cambria Math"/>
                          </w:rPr>
                          <m:t>0</m:t>
                        </w:ins>
                      </m:r>
                    </m:sub>
                  </m:sSub>
                  <m:sSub>
                    <m:sSubPr>
                      <m:ctrlPr>
                        <w:ins w:id="1211" w:author="智绘未来专利代理" w:date="2021-09-03T17:45:00Z">
                          <w:rPr>
                            <w:rFonts w:ascii="Cambria Math" w:hAnsi="Cambria Math"/>
                            <w:iCs/>
                          </w:rPr>
                        </w:ins>
                      </m:ctrlPr>
                    </m:sSubPr>
                    <m:e>
                      <m:r>
                        <w:ins w:id="1212" w:author="智绘未来专利代理" w:date="2021-09-03T17:45:00Z">
                          <w:rPr>
                            <w:rFonts w:ascii="Cambria Math" w:hAnsi="Cambria Math"/>
                          </w:rPr>
                          <m:t>L</m:t>
                        </w:ins>
                      </m:r>
                    </m:e>
                    <m:sub>
                      <m:r>
                        <w:ins w:id="1213" w:author="智绘未来专利代理" w:date="2021-09-03T17:45:00Z">
                          <w:rPr>
                            <w:rFonts w:ascii="Cambria Math" w:hAnsi="Cambria Math"/>
                          </w:rPr>
                          <m:t>N</m:t>
                        </w:ins>
                      </m:r>
                      <m:r>
                        <w:ins w:id="1214" w:author="智绘未来专利代理" w:date="2021-09-03T17:45:00Z">
                          <m:rPr>
                            <m:sty m:val="p"/>
                          </m:rPr>
                          <w:rPr>
                            <w:rFonts w:ascii="Cambria Math" w:hAnsi="Cambria Math"/>
                          </w:rPr>
                          <m:t>+1</m:t>
                        </w:ins>
                      </m:r>
                    </m:sub>
                  </m:sSub>
                  <m:r>
                    <w:ins w:id="1215" w:author="智绘未来专利代理" w:date="2021-09-03T17:45:00Z">
                      <m:rPr>
                        <m:sty m:val="p"/>
                      </m:rPr>
                      <w:rPr>
                        <w:rFonts w:ascii="Cambria Math" w:hAnsi="Cambria Math"/>
                      </w:rPr>
                      <m:t>-</m:t>
                    </w:ins>
                  </m:r>
                  <m:sSub>
                    <m:sSubPr>
                      <m:ctrlPr>
                        <w:ins w:id="1216" w:author="智绘未来专利代理" w:date="2021-09-03T17:45:00Z">
                          <w:rPr>
                            <w:rFonts w:ascii="Cambria Math" w:hAnsi="Cambria Math"/>
                            <w:iCs/>
                          </w:rPr>
                        </w:ins>
                      </m:ctrlPr>
                    </m:sSubPr>
                    <m:e>
                      <m:r>
                        <w:ins w:id="1217" w:author="智绘未来专利代理" w:date="2021-09-03T17:45:00Z">
                          <w:rPr>
                            <w:rFonts w:ascii="Cambria Math" w:hAnsi="Cambria Math"/>
                          </w:rPr>
                          <m:t>Z</m:t>
                        </w:ins>
                      </m:r>
                    </m:e>
                    <m:sub>
                      <m:r>
                        <w:ins w:id="1218" w:author="智绘未来专利代理" w:date="2021-09-03T17:45:00Z">
                          <m:rPr>
                            <m:sty m:val="p"/>
                          </m:rPr>
                          <w:rPr>
                            <w:rFonts w:ascii="Cambria Math" w:hAnsi="Cambria Math"/>
                          </w:rPr>
                          <m:t>0</m:t>
                        </w:ins>
                      </m:r>
                    </m:sub>
                  </m:sSub>
                  <m:r>
                    <w:ins w:id="1219" w:author="智绘未来专利代理" w:date="2021-09-03T17:45:00Z">
                      <m:rPr>
                        <m:sty m:val="p"/>
                      </m:rPr>
                      <w:rPr>
                        <w:rFonts w:ascii="Cambria Math" w:hAnsi="Cambria Math"/>
                      </w:rPr>
                      <m:t>*</m:t>
                    </w:ins>
                  </m:r>
                  <m:sSub>
                    <m:sSubPr>
                      <m:ctrlPr>
                        <w:ins w:id="1220" w:author="智绘未来专利代理" w:date="2021-09-03T17:45:00Z">
                          <w:rPr>
                            <w:rFonts w:ascii="Cambria Math" w:hAnsi="Cambria Math"/>
                            <w:iCs/>
                          </w:rPr>
                        </w:ins>
                      </m:ctrlPr>
                    </m:sSubPr>
                    <m:e>
                      <m:r>
                        <w:ins w:id="1221" w:author="智绘未来专利代理" w:date="2021-09-03T17:45:00Z">
                          <w:rPr>
                            <w:rFonts w:ascii="Cambria Math" w:hAnsi="Cambria Math"/>
                          </w:rPr>
                          <m:t>LenL</m:t>
                        </w:ins>
                      </m:r>
                    </m:e>
                    <m:sub>
                      <m:r>
                        <w:ins w:id="1222" w:author="智绘未来专利代理" w:date="2021-09-03T17:45:00Z">
                          <w:rPr>
                            <w:rFonts w:ascii="Cambria Math" w:hAnsi="Cambria Math"/>
                          </w:rPr>
                          <m:t>N</m:t>
                        </w:ins>
                      </m:r>
                      <m:r>
                        <w:ins w:id="1223" w:author="智绘未来专利代理" w:date="2021-09-03T17:45:00Z">
                          <m:rPr>
                            <m:sty m:val="p"/>
                          </m:rPr>
                          <w:rPr>
                            <w:rFonts w:ascii="Cambria Math" w:hAnsi="Cambria Math"/>
                          </w:rPr>
                          <m:t>+1</m:t>
                        </w:ins>
                      </m:r>
                    </m:sub>
                  </m:sSub>
                  <m:r>
                    <w:ins w:id="1224" w:author="智绘未来专利代理" w:date="2021-09-03T17:45:00Z">
                      <m:rPr>
                        <m:sty m:val="p"/>
                      </m:rPr>
                      <w:rPr>
                        <w:rFonts w:ascii="Cambria Math" w:hAnsi="Cambria Math"/>
                      </w:rPr>
                      <m:t>*</m:t>
                    </w:ins>
                  </m:r>
                  <m:sSub>
                    <m:sSubPr>
                      <m:ctrlPr>
                        <w:ins w:id="1225" w:author="智绘未来专利代理" w:date="2021-09-03T17:45:00Z">
                          <w:rPr>
                            <w:rFonts w:ascii="Cambria Math" w:hAnsi="Cambria Math"/>
                            <w:iCs/>
                          </w:rPr>
                        </w:ins>
                      </m:ctrlPr>
                    </m:sSubPr>
                    <m:e>
                      <m:acc>
                        <m:accPr>
                          <m:chr m:val="̇"/>
                          <m:ctrlPr>
                            <w:ins w:id="1226" w:author="智绘未来专利代理" w:date="2021-09-03T17:45:00Z">
                              <w:rPr>
                                <w:rFonts w:ascii="Cambria Math" w:hAnsi="Cambria Math"/>
                                <w:iCs/>
                              </w:rPr>
                            </w:ins>
                          </m:ctrlPr>
                        </m:accPr>
                        <m:e>
                          <m:r>
                            <w:ins w:id="1227" w:author="智绘未来专利代理" w:date="2021-09-03T17:45:00Z">
                              <w:rPr>
                                <w:rFonts w:ascii="Cambria Math" w:hAnsi="Cambria Math"/>
                              </w:rPr>
                              <m:t>I</m:t>
                            </w:ins>
                          </m:r>
                        </m:e>
                      </m:acc>
                    </m:e>
                    <m:sub>
                      <m:r>
                        <w:ins w:id="1228" w:author="智绘未来专利代理" w:date="2021-09-03T17:45:00Z">
                          <m:rPr>
                            <m:sty m:val="p"/>
                          </m:rPr>
                          <w:rPr>
                            <w:rFonts w:ascii="Cambria Math" w:hAnsi="Cambria Math"/>
                          </w:rPr>
                          <m:t>0</m:t>
                        </w:ins>
                      </m:r>
                    </m:sub>
                  </m:sSub>
                  <m:sSub>
                    <m:sSubPr>
                      <m:ctrlPr>
                        <w:ins w:id="1229" w:author="智绘未来专利代理" w:date="2021-09-03T17:45:00Z">
                          <w:rPr>
                            <w:rFonts w:ascii="Cambria Math" w:hAnsi="Cambria Math"/>
                            <w:iCs/>
                          </w:rPr>
                        </w:ins>
                      </m:ctrlPr>
                    </m:sSubPr>
                    <m:e>
                      <m:r>
                        <w:ins w:id="1230" w:author="智绘未来专利代理" w:date="2021-09-03T17:45:00Z">
                          <w:rPr>
                            <w:rFonts w:ascii="Cambria Math" w:hAnsi="Cambria Math"/>
                          </w:rPr>
                          <m:t>L</m:t>
                        </w:ins>
                      </m:r>
                    </m:e>
                    <m:sub>
                      <m:r>
                        <w:ins w:id="1231" w:author="智绘未来专利代理" w:date="2021-09-03T17:45:00Z">
                          <w:rPr>
                            <w:rFonts w:ascii="Cambria Math" w:hAnsi="Cambria Math"/>
                          </w:rPr>
                          <m:t>N</m:t>
                        </w:ins>
                      </m:r>
                      <m:r>
                        <w:ins w:id="1232" w:author="智绘未来专利代理" w:date="2021-09-03T17:45:00Z">
                          <m:rPr>
                            <m:sty m:val="p"/>
                          </m:rPr>
                          <w:rPr>
                            <w:rFonts w:ascii="Cambria Math" w:hAnsi="Cambria Math"/>
                          </w:rPr>
                          <m:t>+1</m:t>
                        </w:ins>
                      </m:r>
                    </m:sub>
                  </m:sSub>
                </m:e>
                <m:e>
                  <m:sSub>
                    <m:sSubPr>
                      <m:ctrlPr>
                        <w:ins w:id="1233" w:author="智绘未来专利代理" w:date="2021-09-03T17:45:00Z">
                          <w:rPr>
                            <w:rFonts w:ascii="Cambria Math" w:hAnsi="Cambria Math"/>
                            <w:iCs/>
                          </w:rPr>
                        </w:ins>
                      </m:ctrlPr>
                    </m:sSubPr>
                    <m:e>
                      <m:acc>
                        <m:accPr>
                          <m:chr m:val="̇"/>
                          <m:ctrlPr>
                            <w:ins w:id="1234" w:author="智绘未来专利代理" w:date="2021-09-03T17:45:00Z">
                              <w:rPr>
                                <w:rFonts w:ascii="Cambria Math" w:hAnsi="Cambria Math"/>
                                <w:iCs/>
                              </w:rPr>
                            </w:ins>
                          </m:ctrlPr>
                        </m:accPr>
                        <m:e>
                          <m:r>
                            <w:ins w:id="1235" w:author="智绘未来专利代理" w:date="2021-09-03T17:45:00Z">
                              <w:rPr>
                                <w:rFonts w:ascii="Cambria Math" w:hAnsi="Cambria Math"/>
                              </w:rPr>
                              <m:t>U</m:t>
                            </w:ins>
                          </m:r>
                        </m:e>
                      </m:acc>
                    </m:e>
                    <m:sub>
                      <m:r>
                        <w:ins w:id="1236" w:author="智绘未来专利代理" w:date="2021-09-03T17:45:00Z">
                          <m:rPr>
                            <m:sty m:val="p"/>
                          </m:rPr>
                          <w:rPr>
                            <w:rFonts w:ascii="Cambria Math" w:hAnsi="Cambria Math"/>
                          </w:rPr>
                          <m:t>0</m:t>
                        </w:ins>
                      </m:r>
                    </m:sub>
                  </m:sSub>
                  <m:sSub>
                    <m:sSubPr>
                      <m:ctrlPr>
                        <w:ins w:id="1237" w:author="智绘未来专利代理" w:date="2021-09-03T17:45:00Z">
                          <w:rPr>
                            <w:rFonts w:ascii="Cambria Math" w:hAnsi="Cambria Math"/>
                            <w:iCs/>
                          </w:rPr>
                        </w:ins>
                      </m:ctrlPr>
                    </m:sSubPr>
                    <m:e>
                      <m:r>
                        <w:ins w:id="1238" w:author="智绘未来专利代理" w:date="2021-09-03T17:45:00Z">
                          <w:rPr>
                            <w:rFonts w:ascii="Cambria Math" w:hAnsi="Cambria Math"/>
                          </w:rPr>
                          <m:t>T</m:t>
                        </w:ins>
                      </m:r>
                    </m:e>
                    <m:sub>
                      <m:r>
                        <w:ins w:id="1239" w:author="智绘未来专利代理" w:date="2021-09-03T17:45:00Z">
                          <w:rPr>
                            <w:rFonts w:ascii="Cambria Math" w:hAnsi="Cambria Math"/>
                          </w:rPr>
                          <m:t>N</m:t>
                        </w:ins>
                      </m:r>
                    </m:sub>
                  </m:sSub>
                  <m:r>
                    <w:ins w:id="1240" w:author="智绘未来专利代理" w:date="2021-09-03T17:45:00Z">
                      <m:rPr>
                        <m:sty m:val="p"/>
                      </m:rPr>
                      <w:rPr>
                        <w:rFonts w:ascii="Cambria Math" w:hAnsi="Cambria Math"/>
                      </w:rPr>
                      <m:t>[2] =</m:t>
                    </w:ins>
                  </m:r>
                  <m:sSub>
                    <m:sSubPr>
                      <m:ctrlPr>
                        <w:ins w:id="1241" w:author="智绘未来专利代理" w:date="2021-09-03T17:45:00Z">
                          <w:rPr>
                            <w:rFonts w:ascii="Cambria Math" w:hAnsi="Cambria Math"/>
                            <w:iCs/>
                          </w:rPr>
                        </w:ins>
                      </m:ctrlPr>
                    </m:sSubPr>
                    <m:e>
                      <m:acc>
                        <m:accPr>
                          <m:chr m:val="̇"/>
                          <m:ctrlPr>
                            <w:ins w:id="1242" w:author="智绘未来专利代理" w:date="2021-09-03T17:45:00Z">
                              <w:rPr>
                                <w:rFonts w:ascii="Cambria Math" w:hAnsi="Cambria Math"/>
                                <w:iCs/>
                              </w:rPr>
                            </w:ins>
                          </m:ctrlPr>
                        </m:accPr>
                        <m:e>
                          <m:r>
                            <w:ins w:id="1243" w:author="智绘未来专利代理" w:date="2021-09-03T17:45:00Z">
                              <w:rPr>
                                <w:rFonts w:ascii="Cambria Math" w:hAnsi="Cambria Math"/>
                              </w:rPr>
                              <m:t>U</m:t>
                            </w:ins>
                          </m:r>
                        </m:e>
                      </m:acc>
                    </m:e>
                    <m:sub>
                      <m:r>
                        <w:ins w:id="1244" w:author="智绘未来专利代理" w:date="2021-09-03T17:45:00Z">
                          <m:rPr>
                            <m:sty m:val="p"/>
                          </m:rPr>
                          <w:rPr>
                            <w:rFonts w:ascii="Cambria Math" w:hAnsi="Cambria Math"/>
                          </w:rPr>
                          <m:t>0</m:t>
                        </w:ins>
                      </m:r>
                    </m:sub>
                  </m:sSub>
                  <m:sSub>
                    <m:sSubPr>
                      <m:ctrlPr>
                        <w:ins w:id="1245" w:author="智绘未来专利代理" w:date="2021-09-03T17:45:00Z">
                          <w:rPr>
                            <w:rFonts w:ascii="Cambria Math" w:hAnsi="Cambria Math"/>
                            <w:iCs/>
                          </w:rPr>
                        </w:ins>
                      </m:ctrlPr>
                    </m:sSubPr>
                    <m:e>
                      <m:r>
                        <w:ins w:id="1246" w:author="智绘未来专利代理" w:date="2021-09-03T17:45:00Z">
                          <w:rPr>
                            <w:rFonts w:ascii="Cambria Math" w:hAnsi="Cambria Math"/>
                          </w:rPr>
                          <m:t>L</m:t>
                        </w:ins>
                      </m:r>
                    </m:e>
                    <m:sub>
                      <m:r>
                        <w:ins w:id="1247" w:author="智绘未来专利代理" w:date="2021-09-03T17:45:00Z">
                          <w:rPr>
                            <w:rFonts w:ascii="Cambria Math" w:hAnsi="Cambria Math"/>
                          </w:rPr>
                          <m:t>N</m:t>
                        </w:ins>
                      </m:r>
                      <m:r>
                        <w:ins w:id="1248" w:author="智绘未来专利代理" w:date="2021-09-03T17:45:00Z">
                          <m:rPr>
                            <m:sty m:val="p"/>
                          </m:rPr>
                          <w:rPr>
                            <w:rFonts w:ascii="Cambria Math" w:hAnsi="Cambria Math"/>
                          </w:rPr>
                          <m:t>+2</m:t>
                        </w:ins>
                      </m:r>
                    </m:sub>
                  </m:sSub>
                  <m:r>
                    <w:ins w:id="1249" w:author="智绘未来专利代理" w:date="2021-09-03T17:45:00Z">
                      <m:rPr>
                        <m:sty m:val="p"/>
                      </m:rPr>
                      <w:rPr>
                        <w:rFonts w:ascii="Cambria Math" w:hAnsi="Cambria Math"/>
                      </w:rPr>
                      <m:t>-</m:t>
                    </w:ins>
                  </m:r>
                  <m:sSub>
                    <m:sSubPr>
                      <m:ctrlPr>
                        <w:ins w:id="1250" w:author="智绘未来专利代理" w:date="2021-09-03T17:45:00Z">
                          <w:rPr>
                            <w:rFonts w:ascii="Cambria Math" w:hAnsi="Cambria Math"/>
                            <w:iCs/>
                          </w:rPr>
                        </w:ins>
                      </m:ctrlPr>
                    </m:sSubPr>
                    <m:e>
                      <m:r>
                        <w:ins w:id="1251" w:author="智绘未来专利代理" w:date="2021-09-03T17:45:00Z">
                          <w:rPr>
                            <w:rFonts w:ascii="Cambria Math" w:hAnsi="Cambria Math"/>
                          </w:rPr>
                          <m:t>Z</m:t>
                        </w:ins>
                      </m:r>
                    </m:e>
                    <m:sub>
                      <m:r>
                        <w:ins w:id="1252" w:author="智绘未来专利代理" w:date="2021-09-03T17:45:00Z">
                          <m:rPr>
                            <m:sty m:val="p"/>
                          </m:rPr>
                          <w:rPr>
                            <w:rFonts w:ascii="Cambria Math" w:hAnsi="Cambria Math"/>
                          </w:rPr>
                          <m:t>0</m:t>
                        </w:ins>
                      </m:r>
                    </m:sub>
                  </m:sSub>
                  <m:r>
                    <w:ins w:id="1253" w:author="智绘未来专利代理" w:date="2021-09-03T17:45:00Z">
                      <m:rPr>
                        <m:sty m:val="p"/>
                      </m:rPr>
                      <w:rPr>
                        <w:rFonts w:ascii="Cambria Math" w:hAnsi="Cambria Math"/>
                      </w:rPr>
                      <m:t>*</m:t>
                    </w:ins>
                  </m:r>
                  <m:sSub>
                    <m:sSubPr>
                      <m:ctrlPr>
                        <w:ins w:id="1254" w:author="智绘未来专利代理" w:date="2021-09-03T17:45:00Z">
                          <w:rPr>
                            <w:rFonts w:ascii="Cambria Math" w:hAnsi="Cambria Math"/>
                            <w:iCs/>
                          </w:rPr>
                        </w:ins>
                      </m:ctrlPr>
                    </m:sSubPr>
                    <m:e>
                      <m:r>
                        <w:ins w:id="1255" w:author="智绘未来专利代理" w:date="2021-09-03T17:45:00Z">
                          <w:rPr>
                            <w:rFonts w:ascii="Cambria Math" w:hAnsi="Cambria Math"/>
                          </w:rPr>
                          <m:t>LenL</m:t>
                        </w:ins>
                      </m:r>
                    </m:e>
                    <m:sub>
                      <m:r>
                        <w:ins w:id="1256" w:author="智绘未来专利代理" w:date="2021-09-03T17:45:00Z">
                          <w:rPr>
                            <w:rFonts w:ascii="Cambria Math" w:hAnsi="Cambria Math"/>
                          </w:rPr>
                          <m:t>N</m:t>
                        </w:ins>
                      </m:r>
                      <m:r>
                        <w:ins w:id="1257" w:author="智绘未来专利代理" w:date="2021-09-03T17:45:00Z">
                          <m:rPr>
                            <m:sty m:val="p"/>
                          </m:rPr>
                          <w:rPr>
                            <w:rFonts w:ascii="Cambria Math" w:hAnsi="Cambria Math"/>
                          </w:rPr>
                          <m:t>+2</m:t>
                        </w:ins>
                      </m:r>
                    </m:sub>
                  </m:sSub>
                  <m:r>
                    <w:ins w:id="1258" w:author="智绘未来专利代理" w:date="2021-09-03T17:45:00Z">
                      <m:rPr>
                        <m:sty m:val="p"/>
                      </m:rPr>
                      <w:rPr>
                        <w:rFonts w:ascii="Cambria Math" w:hAnsi="Cambria Math"/>
                      </w:rPr>
                      <m:t>*</m:t>
                    </w:ins>
                  </m:r>
                  <m:sSub>
                    <m:sSubPr>
                      <m:ctrlPr>
                        <w:ins w:id="1259" w:author="智绘未来专利代理" w:date="2021-09-03T17:45:00Z">
                          <w:rPr>
                            <w:rFonts w:ascii="Cambria Math" w:hAnsi="Cambria Math"/>
                            <w:iCs/>
                          </w:rPr>
                        </w:ins>
                      </m:ctrlPr>
                    </m:sSubPr>
                    <m:e>
                      <m:acc>
                        <m:accPr>
                          <m:chr m:val="̇"/>
                          <m:ctrlPr>
                            <w:ins w:id="1260" w:author="智绘未来专利代理" w:date="2021-09-03T17:45:00Z">
                              <w:rPr>
                                <w:rFonts w:ascii="Cambria Math" w:hAnsi="Cambria Math"/>
                                <w:iCs/>
                              </w:rPr>
                            </w:ins>
                          </m:ctrlPr>
                        </m:accPr>
                        <m:e>
                          <m:r>
                            <w:ins w:id="1261" w:author="智绘未来专利代理" w:date="2021-09-03T17:45:00Z">
                              <w:rPr>
                                <w:rFonts w:ascii="Cambria Math" w:hAnsi="Cambria Math"/>
                              </w:rPr>
                              <m:t>I</m:t>
                            </w:ins>
                          </m:r>
                        </m:e>
                      </m:acc>
                    </m:e>
                    <m:sub>
                      <m:r>
                        <w:ins w:id="1262" w:author="智绘未来专利代理" w:date="2021-09-03T17:45:00Z">
                          <m:rPr>
                            <m:sty m:val="p"/>
                          </m:rPr>
                          <w:rPr>
                            <w:rFonts w:ascii="Cambria Math" w:hAnsi="Cambria Math"/>
                          </w:rPr>
                          <m:t>0</m:t>
                        </w:ins>
                      </m:r>
                    </m:sub>
                  </m:sSub>
                  <m:sSub>
                    <m:sSubPr>
                      <m:ctrlPr>
                        <w:ins w:id="1263" w:author="智绘未来专利代理" w:date="2021-09-03T17:45:00Z">
                          <w:rPr>
                            <w:rFonts w:ascii="Cambria Math" w:hAnsi="Cambria Math"/>
                            <w:iCs/>
                          </w:rPr>
                        </w:ins>
                      </m:ctrlPr>
                    </m:sSubPr>
                    <m:e>
                      <m:r>
                        <w:ins w:id="1264" w:author="智绘未来专利代理" w:date="2021-09-03T17:45:00Z">
                          <w:rPr>
                            <w:rFonts w:ascii="Cambria Math" w:hAnsi="Cambria Math"/>
                          </w:rPr>
                          <m:t>L</m:t>
                        </w:ins>
                      </m:r>
                    </m:e>
                    <m:sub>
                      <m:r>
                        <w:ins w:id="1265" w:author="智绘未来专利代理" w:date="2021-09-03T17:45:00Z">
                          <w:rPr>
                            <w:rFonts w:ascii="Cambria Math" w:hAnsi="Cambria Math"/>
                          </w:rPr>
                          <m:t>N</m:t>
                        </w:ins>
                      </m:r>
                      <m:r>
                        <w:ins w:id="1266" w:author="智绘未来专利代理" w:date="2021-09-03T17:45:00Z">
                          <m:rPr>
                            <m:sty m:val="p"/>
                          </m:rPr>
                          <w:rPr>
                            <w:rFonts w:ascii="Cambria Math" w:hAnsi="Cambria Math"/>
                          </w:rPr>
                          <m:t>+2</m:t>
                        </w:ins>
                      </m:r>
                    </m:sub>
                  </m:sSub>
                </m:e>
              </m:eqArr>
            </m:e>
          </m:d>
        </m:oMath>
      </m:oMathPara>
    </w:p>
    <w:p w14:paraId="1BF09D03" w14:textId="3DB46E68" w:rsidR="002A7E6F" w:rsidRPr="009B1CC0" w:rsidRDefault="0074160D" w:rsidP="00E12177">
      <w:pPr>
        <w:pStyle w:val="00"/>
        <w:ind w:firstLine="480"/>
      </w:pPr>
      <w:ins w:id="1267" w:author="智绘未来专利代理" w:date="2021-09-03T17:45:00Z">
        <w:r w:rsidRPr="00E12177">
          <w:rPr>
            <w:rFonts w:hint="eastAsia"/>
          </w:rPr>
          <w:t>步骤（</w:t>
        </w:r>
        <w:r w:rsidRPr="00E12177">
          <w:rPr>
            <w:rFonts w:hint="eastAsia"/>
          </w:rPr>
          <w:t>2</w:t>
        </w:r>
        <w:r w:rsidRPr="00E12177">
          <w:t>.2.2</w:t>
        </w:r>
        <w:r w:rsidRPr="00E12177">
          <w:rPr>
            <w:rFonts w:hint="eastAsia"/>
          </w:rPr>
          <w:t>），</w:t>
        </w:r>
      </w:ins>
      <w:r w:rsidR="002A7E6F" w:rsidRPr="009B1CC0">
        <w:t>如图</w:t>
      </w:r>
      <w:r w:rsidR="002A7E6F" w:rsidRPr="009B1CC0">
        <w:t>5</w:t>
      </w:r>
      <w:r w:rsidR="002A7E6F" w:rsidRPr="009B1CC0">
        <w:t>所示，按</w:t>
      </w:r>
      <w:r w:rsidR="002A7E6F" w:rsidRPr="009B1CC0">
        <w:t>T</w:t>
      </w:r>
      <w:r w:rsidR="002A7E6F" w:rsidRPr="009B1CC0">
        <w:t>节点序号从小到大推导相邻</w:t>
      </w:r>
      <w:r w:rsidR="002A7E6F" w:rsidRPr="009B1CC0">
        <w:t>T</w:t>
      </w:r>
      <w:r w:rsidR="002A7E6F" w:rsidRPr="009B1CC0">
        <w:t>节点正序电压，得到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1268" w:author="智绘未来专利代理" w:date="2021-09-03T17:45:00Z">
                <w:rPr>
                  <w:rFonts w:ascii="Cambria Math" w:hAnsi="Cambria Math" w:cs="Times New Roman"/>
                  <w:iCs/>
                  <w:color w:val="000000" w:themeColor="text1"/>
                  <w:szCs w:val="24"/>
                </w:rPr>
              </w:del>
            </m:ctrlPr>
          </m:sSubPr>
          <m:e>
            <m:r>
              <w:del w:id="1269" w:author="智绘未来专利代理" w:date="2021-09-03T17:45:00Z">
                <m:rPr>
                  <m:sty m:val="p"/>
                </m:rPr>
                <w:rPr>
                  <w:rFonts w:ascii="Cambria Math" w:hAnsi="Cambria Math" w:cs="Times New Roman"/>
                  <w:color w:val="000000" w:themeColor="text1"/>
                  <w:szCs w:val="24"/>
                </w:rPr>
                <m:t>T</m:t>
              </w:del>
            </m:r>
          </m:e>
          <m:sub>
            <m:r>
              <w:del w:id="1270" w:author="智绘未来专利代理" w:date="2021-09-03T17:45:00Z">
                <m:rPr>
                  <m:sty m:val="p"/>
                </m:rPr>
                <w:rPr>
                  <w:rFonts w:ascii="Cambria Math" w:hAnsi="Cambria Math" w:cs="Times New Roman"/>
                  <w:color w:val="000000" w:themeColor="text1"/>
                  <w:szCs w:val="24"/>
                  <w:vertAlign w:val="subscript"/>
                </w:rPr>
                <m:t>2</m:t>
              </w:del>
            </m:r>
          </m:sub>
        </m:sSub>
        <m:sSub>
          <m:sSubPr>
            <m:ctrlPr>
              <w:ins w:id="1271" w:author="智绘未来专利代理" w:date="2021-09-03T17:45:00Z">
                <w:rPr>
                  <w:rFonts w:ascii="Cambria Math" w:hAnsi="Cambria Math"/>
                  <w:iCs/>
                </w:rPr>
              </w:ins>
            </m:ctrlPr>
          </m:sSubPr>
          <m:e>
            <m:r>
              <w:ins w:id="1272" w:author="智绘未来专利代理" w:date="2021-09-03T17:45:00Z">
                <w:rPr>
                  <w:rFonts w:ascii="Cambria Math" w:hAnsi="Cambria Math"/>
                </w:rPr>
                <m:t>T</m:t>
              </w:ins>
            </m:r>
          </m:e>
          <m:sub>
            <m:r>
              <w:ins w:id="1273" w:author="智绘未来专利代理" w:date="2021-09-03T17:45:00Z">
                <m:rPr>
                  <m:sty m:val="p"/>
                </m:rPr>
                <w:rPr>
                  <w:rFonts w:ascii="Cambria Math" w:hAnsi="Cambria Math"/>
                </w:rPr>
                <m:t>2</m:t>
              </w:ins>
            </m:r>
          </m:sub>
        </m:sSub>
        <m:r>
          <m:rPr>
            <m:sty m:val="p"/>
          </m:rPr>
          <w:rPr>
            <w:rFonts w:ascii="Cambria Math" w:hAnsi="Cambria Math"/>
          </w:rPr>
          <m:t>[0]</m:t>
        </m:r>
      </m:oMath>
      <w:r w:rsidR="002A7E6F" w:rsidRPr="009B1CC0">
        <w:t>、</w:t>
      </w:r>
      <w:r w:rsidR="002A7E6F" w:rsidRPr="009B1CC0">
        <w:t>…</w:t>
      </w:r>
      <w:r w:rsidR="002A7E6F"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1274" w:author="智绘未来专利代理" w:date="2021-09-03T17:45:00Z">
                <w:rPr>
                  <w:rFonts w:ascii="Cambria Math" w:hAnsi="Cambria Math" w:cs="Times New Roman"/>
                  <w:iCs/>
                  <w:color w:val="000000" w:themeColor="text1"/>
                  <w:szCs w:val="24"/>
                </w:rPr>
              </w:del>
            </m:ctrlPr>
          </m:sSubPr>
          <m:e>
            <m:r>
              <w:del w:id="1275" w:author="智绘未来专利代理" w:date="2021-09-03T17:45:00Z">
                <m:rPr>
                  <m:sty m:val="p"/>
                </m:rPr>
                <w:rPr>
                  <w:rFonts w:ascii="Cambria Math" w:hAnsi="Cambria Math" w:cs="Times New Roman"/>
                  <w:color w:val="000000" w:themeColor="text1"/>
                  <w:szCs w:val="24"/>
                </w:rPr>
                <m:t>T</m:t>
              </w:del>
            </m:r>
          </m:e>
          <m:sub>
            <m:r>
              <w:del w:id="1276" w:author="智绘未来专利代理" w:date="2021-09-03T17:45:00Z">
                <m:rPr>
                  <m:sty m:val="p"/>
                </m:rPr>
                <w:rPr>
                  <w:rFonts w:ascii="Cambria Math" w:hAnsi="Cambria Math" w:cs="Times New Roman"/>
                  <w:color w:val="000000" w:themeColor="text1"/>
                  <w:szCs w:val="24"/>
                  <w:vertAlign w:val="subscript"/>
                </w:rPr>
                <m:t>N</m:t>
              </w:del>
            </m:r>
          </m:sub>
        </m:sSub>
        <m:sSub>
          <m:sSubPr>
            <m:ctrlPr>
              <w:ins w:id="1277" w:author="智绘未来专利代理" w:date="2021-09-03T17:45:00Z">
                <w:rPr>
                  <w:rFonts w:ascii="Cambria Math" w:hAnsi="Cambria Math"/>
                  <w:iCs/>
                </w:rPr>
              </w:ins>
            </m:ctrlPr>
          </m:sSubPr>
          <m:e>
            <m:r>
              <w:ins w:id="1278" w:author="智绘未来专利代理" w:date="2021-09-03T17:45:00Z">
                <w:rPr>
                  <w:rFonts w:ascii="Cambria Math" w:hAnsi="Cambria Math"/>
                </w:rPr>
                <m:t>T</m:t>
              </w:ins>
            </m:r>
          </m:e>
          <m:sub>
            <m:r>
              <w:ins w:id="1279" w:author="智绘未来专利代理" w:date="2021-09-03T17:45:00Z">
                <w:rPr>
                  <w:rFonts w:ascii="Cambria Math" w:hAnsi="Cambria Math"/>
                </w:rPr>
                <m:t>N</m:t>
              </w:ins>
            </m:r>
          </m:sub>
        </m:sSub>
        <m:r>
          <m:rPr>
            <m:sty m:val="p"/>
          </m:rPr>
          <w:rPr>
            <w:rFonts w:ascii="Cambria Math" w:hAnsi="Cambria Math"/>
          </w:rPr>
          <m:t>[0]</m:t>
        </m:r>
      </m:oMath>
      <w:r w:rsidR="002A7E6F" w:rsidRPr="009B1CC0">
        <w:t>；按</w:t>
      </w:r>
      <w:r w:rsidR="002A7E6F" w:rsidRPr="009B1CC0">
        <w:t>T</w:t>
      </w:r>
      <w:r w:rsidR="002A7E6F" w:rsidRPr="009B1CC0">
        <w:t>节点序号从小到大推导相邻</w:t>
      </w:r>
      <w:r w:rsidR="002A7E6F" w:rsidRPr="009B1CC0">
        <w:t>T</w:t>
      </w:r>
      <w:r w:rsidR="002A7E6F" w:rsidRPr="009B1CC0">
        <w:t>节点负序电压，得到</w:t>
      </w:r>
      <m:oMath>
        <m:sSub>
          <m:sSubPr>
            <m:ctrlPr>
              <w:del w:id="1280" w:author="智绘未来专利代理" w:date="2021-09-03T17:45:00Z">
                <w:rPr>
                  <w:rFonts w:ascii="Cambria Math" w:hAnsi="Cambria Math" w:cs="Times New Roman"/>
                  <w:iCs/>
                  <w:color w:val="000000" w:themeColor="text1"/>
                  <w:szCs w:val="24"/>
                </w:rPr>
              </w:del>
            </m:ctrlPr>
          </m:sSubPr>
          <m:e>
            <m:acc>
              <m:accPr>
                <m:chr m:val="̇"/>
                <m:ctrlPr>
                  <w:del w:id="1281" w:author="智绘未来专利代理" w:date="2021-09-03T17:45:00Z">
                    <w:rPr>
                      <w:rFonts w:ascii="Cambria Math" w:hAnsi="Cambria Math" w:cs="Times New Roman"/>
                      <w:iCs/>
                      <w:color w:val="000000" w:themeColor="text1"/>
                      <w:szCs w:val="24"/>
                    </w:rPr>
                  </w:del>
                </m:ctrlPr>
              </m:accPr>
              <m:e>
                <m:r>
                  <w:del w:id="1282" w:author="智绘未来专利代理" w:date="2021-09-03T17:45:00Z">
                    <w:rPr>
                      <w:rFonts w:ascii="Cambria Math" w:hAnsi="Cambria Math" w:cs="Times New Roman"/>
                      <w:color w:val="000000" w:themeColor="text1"/>
                      <w:szCs w:val="24"/>
                    </w:rPr>
                    <m:t>U</m:t>
                  </w:del>
                </m:r>
              </m:e>
            </m:acc>
          </m:e>
          <m:sub>
            <m:r>
              <w:del w:id="1283" w:author="智绘未来专利代理" w:date="2021-09-03T17:45:00Z">
                <m:rPr>
                  <m:sty m:val="p"/>
                </m:rPr>
                <w:rPr>
                  <w:rFonts w:ascii="Cambria Math" w:hAnsi="Cambria Math" w:cs="Times New Roman"/>
                  <w:color w:val="000000" w:themeColor="text1"/>
                  <w:szCs w:val="24"/>
                  <w:vertAlign w:val="subscript"/>
                </w:rPr>
                <m:t>2</m:t>
              </w:del>
            </m:r>
          </m:sub>
        </m:sSub>
        <m:sSub>
          <m:sSubPr>
            <m:ctrlPr>
              <w:del w:id="1284" w:author="智绘未来专利代理" w:date="2021-09-03T17:45:00Z">
                <w:rPr>
                  <w:rFonts w:ascii="Cambria Math" w:hAnsi="Cambria Math" w:cs="Times New Roman"/>
                  <w:iCs/>
                  <w:color w:val="000000" w:themeColor="text1"/>
                  <w:szCs w:val="24"/>
                </w:rPr>
              </w:del>
            </m:ctrlPr>
          </m:sSubPr>
          <m:e>
            <m:r>
              <w:del w:id="1285" w:author="智绘未来专利代理" w:date="2021-09-03T17:45:00Z">
                <m:rPr>
                  <m:sty m:val="p"/>
                </m:rPr>
                <w:rPr>
                  <w:rFonts w:ascii="Cambria Math" w:hAnsi="Cambria Math" w:cs="Times New Roman"/>
                  <w:color w:val="000000" w:themeColor="text1"/>
                  <w:szCs w:val="24"/>
                </w:rPr>
                <m:t>T</m:t>
              </w:del>
            </m:r>
          </m:e>
          <m:sub>
            <m:r>
              <w:del w:id="1286" w:author="智绘未来专利代理" w:date="2021-09-03T17:45:00Z">
                <m:rPr>
                  <m:sty m:val="p"/>
                </m:rPr>
                <w:rPr>
                  <w:rFonts w:ascii="Cambria Math" w:hAnsi="Cambria Math" w:cs="Times New Roman"/>
                  <w:color w:val="000000" w:themeColor="text1"/>
                  <w:szCs w:val="24"/>
                  <w:vertAlign w:val="subscript"/>
                </w:rPr>
                <m:t>2</m:t>
              </w:del>
            </m:r>
          </m:sub>
        </m:sSub>
        <m:sSub>
          <m:sSubPr>
            <m:ctrlPr>
              <w:ins w:id="1287" w:author="智绘未来专利代理" w:date="2021-09-03T17:45:00Z">
                <w:rPr>
                  <w:rFonts w:ascii="Cambria Math" w:hAnsi="Cambria Math"/>
                  <w:iCs/>
                </w:rPr>
              </w:ins>
            </m:ctrlPr>
          </m:sSubPr>
          <m:e>
            <m:acc>
              <m:accPr>
                <m:chr m:val="̇"/>
                <m:ctrlPr>
                  <w:ins w:id="1288" w:author="智绘未来专利代理" w:date="2021-09-03T17:45:00Z">
                    <w:rPr>
                      <w:rFonts w:ascii="Cambria Math" w:hAnsi="Cambria Math"/>
                      <w:iCs/>
                    </w:rPr>
                  </w:ins>
                </m:ctrlPr>
              </m:accPr>
              <m:e>
                <m:r>
                  <w:ins w:id="1289" w:author="智绘未来专利代理" w:date="2021-09-03T17:45:00Z">
                    <w:rPr>
                      <w:rFonts w:ascii="Cambria Math" w:hAnsi="Cambria Math"/>
                    </w:rPr>
                    <m:t>U</m:t>
                  </w:ins>
                </m:r>
              </m:e>
            </m:acc>
          </m:e>
          <m:sub>
            <m:r>
              <w:ins w:id="1290" w:author="智绘未来专利代理" w:date="2021-09-03T17:45:00Z">
                <m:rPr>
                  <m:sty m:val="p"/>
                </m:rPr>
                <w:rPr>
                  <w:rFonts w:ascii="Cambria Math" w:hAnsi="Cambria Math"/>
                </w:rPr>
                <m:t>2</m:t>
              </w:ins>
            </m:r>
          </m:sub>
        </m:sSub>
        <m:sSub>
          <m:sSubPr>
            <m:ctrlPr>
              <w:ins w:id="1291" w:author="智绘未来专利代理" w:date="2021-09-03T17:45:00Z">
                <w:rPr>
                  <w:rFonts w:ascii="Cambria Math" w:hAnsi="Cambria Math"/>
                  <w:iCs/>
                </w:rPr>
              </w:ins>
            </m:ctrlPr>
          </m:sSubPr>
          <m:e>
            <m:r>
              <w:ins w:id="1292" w:author="智绘未来专利代理" w:date="2021-09-03T17:45:00Z">
                <w:rPr>
                  <w:rFonts w:ascii="Cambria Math" w:hAnsi="Cambria Math"/>
                </w:rPr>
                <m:t>T</m:t>
              </w:ins>
            </m:r>
          </m:e>
          <m:sub>
            <m:r>
              <w:ins w:id="1293" w:author="智绘未来专利代理" w:date="2021-09-03T17:45:00Z">
                <m:rPr>
                  <m:sty m:val="p"/>
                </m:rPr>
                <w:rPr>
                  <w:rFonts w:ascii="Cambria Math" w:hAnsi="Cambria Math"/>
                </w:rPr>
                <m:t>2</m:t>
              </w:ins>
            </m:r>
          </m:sub>
        </m:sSub>
        <m:r>
          <m:rPr>
            <m:sty m:val="p"/>
          </m:rPr>
          <w:rPr>
            <w:rFonts w:ascii="Cambria Math" w:hAnsi="Cambria Math"/>
          </w:rPr>
          <m:t>[0]</m:t>
        </m:r>
      </m:oMath>
      <w:r w:rsidR="002A7E6F" w:rsidRPr="009B1CC0">
        <w:t>、</w:t>
      </w:r>
      <w:r w:rsidR="002A7E6F" w:rsidRPr="009B1CC0">
        <w:t>…</w:t>
      </w:r>
      <w:r w:rsidR="002A7E6F"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del w:id="1294" w:author="智绘未来专利代理" w:date="2021-09-03T17:45:00Z">
                <w:rPr>
                  <w:rFonts w:ascii="Cambria Math" w:hAnsi="Cambria Math" w:cs="Times New Roman"/>
                  <w:iCs/>
                  <w:color w:val="000000" w:themeColor="text1"/>
                  <w:szCs w:val="24"/>
                </w:rPr>
              </w:del>
            </m:ctrlPr>
          </m:sSubPr>
          <m:e>
            <m:r>
              <w:del w:id="1295" w:author="智绘未来专利代理" w:date="2021-09-03T17:45:00Z">
                <m:rPr>
                  <m:sty m:val="p"/>
                </m:rPr>
                <w:rPr>
                  <w:rFonts w:ascii="Cambria Math" w:hAnsi="Cambria Math" w:cs="Times New Roman"/>
                  <w:color w:val="000000" w:themeColor="text1"/>
                  <w:szCs w:val="24"/>
                </w:rPr>
                <m:t>T</m:t>
              </w:del>
            </m:r>
          </m:e>
          <m:sub>
            <m:r>
              <w:del w:id="1296" w:author="智绘未来专利代理" w:date="2021-09-03T17:45:00Z">
                <m:rPr>
                  <m:sty m:val="p"/>
                </m:rPr>
                <w:rPr>
                  <w:rFonts w:ascii="Cambria Math" w:hAnsi="Cambria Math" w:cs="Times New Roman"/>
                  <w:color w:val="000000" w:themeColor="text1"/>
                  <w:szCs w:val="24"/>
                  <w:vertAlign w:val="subscript"/>
                </w:rPr>
                <m:t>N</m:t>
              </w:del>
            </m:r>
          </m:sub>
        </m:sSub>
        <m:sSub>
          <m:sSubPr>
            <m:ctrlPr>
              <w:ins w:id="1297" w:author="智绘未来专利代理" w:date="2021-09-03T17:45:00Z">
                <w:rPr>
                  <w:rFonts w:ascii="Cambria Math" w:hAnsi="Cambria Math"/>
                  <w:iCs/>
                </w:rPr>
              </w:ins>
            </m:ctrlPr>
          </m:sSubPr>
          <m:e>
            <m:r>
              <w:ins w:id="1298" w:author="智绘未来专利代理" w:date="2021-09-03T17:45:00Z">
                <w:rPr>
                  <w:rFonts w:ascii="Cambria Math" w:hAnsi="Cambria Math"/>
                </w:rPr>
                <m:t>T</m:t>
              </w:ins>
            </m:r>
          </m:e>
          <m:sub>
            <m:r>
              <w:ins w:id="1299" w:author="智绘未来专利代理" w:date="2021-09-03T17:45:00Z">
                <w:rPr>
                  <w:rFonts w:ascii="Cambria Math" w:hAnsi="Cambria Math"/>
                </w:rPr>
                <m:t>N</m:t>
              </w:ins>
            </m:r>
          </m:sub>
        </m:sSub>
        <m:r>
          <m:rPr>
            <m:sty m:val="p"/>
          </m:rPr>
          <w:rPr>
            <w:rFonts w:ascii="Cambria Math" w:hAnsi="Cambria Math"/>
          </w:rPr>
          <m:t>[0]</m:t>
        </m:r>
      </m:oMath>
      <w:r w:rsidR="002A7E6F" w:rsidRPr="009B1CC0">
        <w:t>；按</w:t>
      </w:r>
      <w:r w:rsidR="002A7E6F" w:rsidRPr="009B1CC0">
        <w:t>T</w:t>
      </w:r>
      <w:r w:rsidR="002A7E6F" w:rsidRPr="009B1CC0">
        <w:t>节点序号从小到大推导相邻</w:t>
      </w:r>
      <w:r w:rsidR="002A7E6F" w:rsidRPr="009B1CC0">
        <w:t>T</w:t>
      </w:r>
      <w:r w:rsidR="002A7E6F" w:rsidRPr="009B1CC0">
        <w:t>节点零序电压，得到</w:t>
      </w:r>
      <m:oMath>
        <m:sSub>
          <m:sSubPr>
            <m:ctrlPr>
              <w:del w:id="1300" w:author="智绘未来专利代理" w:date="2021-09-03T17:45:00Z">
                <w:rPr>
                  <w:rFonts w:ascii="Cambria Math" w:hAnsi="Cambria Math" w:cs="Times New Roman"/>
                  <w:iCs/>
                  <w:color w:val="000000" w:themeColor="text1"/>
                  <w:szCs w:val="24"/>
                </w:rPr>
              </w:del>
            </m:ctrlPr>
          </m:sSubPr>
          <m:e>
            <m:acc>
              <m:accPr>
                <m:chr m:val="̇"/>
                <m:ctrlPr>
                  <w:del w:id="1301" w:author="智绘未来专利代理" w:date="2021-09-03T17:45:00Z">
                    <w:rPr>
                      <w:rFonts w:ascii="Cambria Math" w:hAnsi="Cambria Math" w:cs="Times New Roman"/>
                      <w:iCs/>
                      <w:color w:val="000000" w:themeColor="text1"/>
                      <w:szCs w:val="24"/>
                    </w:rPr>
                  </w:del>
                </m:ctrlPr>
              </m:accPr>
              <m:e>
                <m:r>
                  <w:del w:id="1302" w:author="智绘未来专利代理" w:date="2021-09-03T17:45:00Z">
                    <w:rPr>
                      <w:rFonts w:ascii="Cambria Math" w:hAnsi="Cambria Math" w:cs="Times New Roman"/>
                      <w:color w:val="000000" w:themeColor="text1"/>
                      <w:szCs w:val="24"/>
                    </w:rPr>
                    <m:t>U</m:t>
                  </w:del>
                </m:r>
              </m:e>
            </m:acc>
          </m:e>
          <m:sub>
            <m:r>
              <w:del w:id="1303" w:author="智绘未来专利代理" w:date="2021-09-03T17:45:00Z">
                <m:rPr>
                  <m:sty m:val="p"/>
                </m:rPr>
                <w:rPr>
                  <w:rFonts w:ascii="Cambria Math" w:hAnsi="Cambria Math" w:cs="Times New Roman"/>
                  <w:color w:val="000000" w:themeColor="text1"/>
                  <w:szCs w:val="24"/>
                  <w:vertAlign w:val="subscript"/>
                </w:rPr>
                <m:t>0</m:t>
              </w:del>
            </m:r>
          </m:sub>
        </m:sSub>
        <m:sSub>
          <m:sSubPr>
            <m:ctrlPr>
              <w:del w:id="1304" w:author="智绘未来专利代理" w:date="2021-09-03T17:45:00Z">
                <w:rPr>
                  <w:rFonts w:ascii="Cambria Math" w:hAnsi="Cambria Math" w:cs="Times New Roman"/>
                  <w:iCs/>
                  <w:color w:val="000000" w:themeColor="text1"/>
                  <w:szCs w:val="24"/>
                </w:rPr>
              </w:del>
            </m:ctrlPr>
          </m:sSubPr>
          <m:e>
            <m:r>
              <w:del w:id="1305" w:author="智绘未来专利代理" w:date="2021-09-03T17:45:00Z">
                <m:rPr>
                  <m:sty m:val="p"/>
                </m:rPr>
                <w:rPr>
                  <w:rFonts w:ascii="Cambria Math" w:hAnsi="Cambria Math" w:cs="Times New Roman"/>
                  <w:color w:val="000000" w:themeColor="text1"/>
                  <w:szCs w:val="24"/>
                </w:rPr>
                <m:t>T</m:t>
              </w:del>
            </m:r>
          </m:e>
          <m:sub>
            <m:r>
              <w:del w:id="1306" w:author="智绘未来专利代理" w:date="2021-09-03T17:45:00Z">
                <m:rPr>
                  <m:sty m:val="p"/>
                </m:rPr>
                <w:rPr>
                  <w:rFonts w:ascii="Cambria Math" w:hAnsi="Cambria Math" w:cs="Times New Roman"/>
                  <w:color w:val="000000" w:themeColor="text1"/>
                  <w:szCs w:val="24"/>
                  <w:vertAlign w:val="subscript"/>
                </w:rPr>
                <m:t>2</m:t>
              </w:del>
            </m:r>
          </m:sub>
        </m:sSub>
        <m:sSub>
          <m:sSubPr>
            <m:ctrlPr>
              <w:ins w:id="1307" w:author="智绘未来专利代理" w:date="2021-09-03T17:45:00Z">
                <w:rPr>
                  <w:rFonts w:ascii="Cambria Math" w:hAnsi="Cambria Math"/>
                  <w:iCs/>
                </w:rPr>
              </w:ins>
            </m:ctrlPr>
          </m:sSubPr>
          <m:e>
            <m:acc>
              <m:accPr>
                <m:chr m:val="̇"/>
                <m:ctrlPr>
                  <w:ins w:id="1308" w:author="智绘未来专利代理" w:date="2021-09-03T17:45:00Z">
                    <w:rPr>
                      <w:rFonts w:ascii="Cambria Math" w:hAnsi="Cambria Math"/>
                      <w:iCs/>
                    </w:rPr>
                  </w:ins>
                </m:ctrlPr>
              </m:accPr>
              <m:e>
                <m:r>
                  <w:ins w:id="1309" w:author="智绘未来专利代理" w:date="2021-09-03T17:45:00Z">
                    <w:rPr>
                      <w:rFonts w:ascii="Cambria Math" w:hAnsi="Cambria Math"/>
                    </w:rPr>
                    <m:t>U</m:t>
                  </w:ins>
                </m:r>
              </m:e>
            </m:acc>
          </m:e>
          <m:sub>
            <m:r>
              <w:ins w:id="1310" w:author="智绘未来专利代理" w:date="2021-09-03T17:45:00Z">
                <m:rPr>
                  <m:sty m:val="p"/>
                </m:rPr>
                <w:rPr>
                  <w:rFonts w:ascii="Cambria Math" w:hAnsi="Cambria Math"/>
                </w:rPr>
                <m:t>0</m:t>
              </w:ins>
            </m:r>
          </m:sub>
        </m:sSub>
        <m:sSub>
          <m:sSubPr>
            <m:ctrlPr>
              <w:ins w:id="1311" w:author="智绘未来专利代理" w:date="2021-09-03T17:45:00Z">
                <w:rPr>
                  <w:rFonts w:ascii="Cambria Math" w:hAnsi="Cambria Math"/>
                  <w:iCs/>
                </w:rPr>
              </w:ins>
            </m:ctrlPr>
          </m:sSubPr>
          <m:e>
            <m:r>
              <w:ins w:id="1312" w:author="智绘未来专利代理" w:date="2021-09-03T17:45:00Z">
                <w:rPr>
                  <w:rFonts w:ascii="Cambria Math" w:hAnsi="Cambria Math"/>
                </w:rPr>
                <m:t>T</m:t>
              </w:ins>
            </m:r>
          </m:e>
          <m:sub>
            <m:r>
              <w:ins w:id="1313" w:author="智绘未来专利代理" w:date="2021-09-03T17:45:00Z">
                <m:rPr>
                  <m:sty m:val="p"/>
                </m:rPr>
                <w:rPr>
                  <w:rFonts w:ascii="Cambria Math" w:hAnsi="Cambria Math"/>
                </w:rPr>
                <m:t>2</m:t>
              </w:ins>
            </m:r>
          </m:sub>
        </m:sSub>
        <m:r>
          <m:rPr>
            <m:sty m:val="p"/>
          </m:rPr>
          <w:rPr>
            <w:rFonts w:ascii="Cambria Math" w:hAnsi="Cambria Math"/>
          </w:rPr>
          <m:t>[0]</m:t>
        </m:r>
      </m:oMath>
      <w:r w:rsidR="002A7E6F" w:rsidRPr="009B1CC0">
        <w:t>、</w:t>
      </w:r>
      <w:r w:rsidR="002A7E6F" w:rsidRPr="009B1CC0">
        <w:t>…</w:t>
      </w:r>
      <w:r w:rsidR="002A7E6F" w:rsidRPr="009B1CC0">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1314" w:author="智绘未来专利代理" w:date="2021-09-03T17:45:00Z">
                <w:rPr>
                  <w:rFonts w:ascii="Cambria Math" w:hAnsi="Cambria Math" w:cs="Times New Roman"/>
                  <w:iCs/>
                  <w:color w:val="000000" w:themeColor="text1"/>
                  <w:szCs w:val="24"/>
                </w:rPr>
              </w:del>
            </m:ctrlPr>
          </m:sSubPr>
          <m:e>
            <m:r>
              <w:del w:id="1315" w:author="智绘未来专利代理" w:date="2021-09-03T17:45:00Z">
                <m:rPr>
                  <m:sty m:val="p"/>
                </m:rPr>
                <w:rPr>
                  <w:rFonts w:ascii="Cambria Math" w:hAnsi="Cambria Math" w:cs="Times New Roman"/>
                  <w:color w:val="000000" w:themeColor="text1"/>
                  <w:szCs w:val="24"/>
                </w:rPr>
                <m:t>T</m:t>
              </w:del>
            </m:r>
          </m:e>
          <m:sub>
            <m:r>
              <w:del w:id="1316" w:author="智绘未来专利代理" w:date="2021-09-03T17:45:00Z">
                <m:rPr>
                  <m:sty m:val="p"/>
                </m:rPr>
                <w:rPr>
                  <w:rFonts w:ascii="Cambria Math" w:hAnsi="Cambria Math" w:cs="Times New Roman"/>
                  <w:color w:val="000000" w:themeColor="text1"/>
                  <w:szCs w:val="24"/>
                  <w:vertAlign w:val="subscript"/>
                </w:rPr>
                <m:t>N</m:t>
              </w:del>
            </m:r>
          </m:sub>
        </m:sSub>
        <m:sSub>
          <m:sSubPr>
            <m:ctrlPr>
              <w:ins w:id="1317" w:author="智绘未来专利代理" w:date="2021-09-03T17:45:00Z">
                <w:rPr>
                  <w:rFonts w:ascii="Cambria Math" w:hAnsi="Cambria Math"/>
                  <w:iCs/>
                </w:rPr>
              </w:ins>
            </m:ctrlPr>
          </m:sSubPr>
          <m:e>
            <m:r>
              <w:ins w:id="1318" w:author="智绘未来专利代理" w:date="2021-09-03T17:45:00Z">
                <w:rPr>
                  <w:rFonts w:ascii="Cambria Math" w:hAnsi="Cambria Math"/>
                </w:rPr>
                <m:t>T</m:t>
              </w:ins>
            </m:r>
          </m:e>
          <m:sub>
            <m:r>
              <w:ins w:id="1319" w:author="智绘未来专利代理" w:date="2021-09-03T17:45:00Z">
                <w:rPr>
                  <w:rFonts w:ascii="Cambria Math" w:hAnsi="Cambria Math"/>
                </w:rPr>
                <m:t>N</m:t>
              </w:ins>
            </m:r>
          </m:sub>
        </m:sSub>
        <m:r>
          <m:rPr>
            <m:sty m:val="p"/>
          </m:rPr>
          <w:rPr>
            <w:rFonts w:ascii="Cambria Math" w:hAnsi="Cambria Math"/>
          </w:rPr>
          <m:t>[0]</m:t>
        </m:r>
      </m:oMath>
      <w:r w:rsidR="002A7E6F" w:rsidRPr="009B1CC0">
        <w:t>。</w:t>
      </w:r>
    </w:p>
    <w:p w14:paraId="320722CF" w14:textId="724B5399" w:rsidR="00E951DA" w:rsidRPr="00922F2A" w:rsidRDefault="00E951DA" w:rsidP="00922F2A">
      <w:pPr>
        <w:pStyle w:val="00"/>
        <w:ind w:firstLine="480"/>
        <w:rPr>
          <w:ins w:id="1320" w:author="智绘未来专利代理" w:date="2021-09-03T17:45:00Z"/>
        </w:rPr>
      </w:pPr>
      <w:ins w:id="1321" w:author="智绘未来专利代理" w:date="2021-09-03T17:45:00Z">
        <w:r w:rsidRPr="00922F2A">
          <w:rPr>
            <w:rFonts w:hint="eastAsia"/>
          </w:rPr>
          <w:t>在步骤（</w:t>
        </w:r>
        <w:r w:rsidRPr="00922F2A">
          <w:rPr>
            <w:rFonts w:hint="eastAsia"/>
          </w:rPr>
          <w:t>2</w:t>
        </w:r>
        <w:r w:rsidRPr="00922F2A">
          <w:t>.2.</w:t>
        </w:r>
        <w:r w:rsidR="00E12177" w:rsidRPr="00922F2A">
          <w:t>2</w:t>
        </w:r>
        <w:r w:rsidRPr="00922F2A">
          <w:rPr>
            <w:rFonts w:hint="eastAsia"/>
          </w:rPr>
          <w:t>）中，对于</w:t>
        </w:r>
        <w:r w:rsidR="000905F6" w:rsidRPr="00922F2A">
          <w:rPr>
            <w:rFonts w:hint="eastAsia"/>
          </w:rPr>
          <w:t>除了</w:t>
        </w:r>
        <w:r w:rsidR="000905F6" w:rsidRPr="00922F2A">
          <w:t>节点</w:t>
        </w:r>
      </w:ins>
      <m:oMath>
        <m:sSub>
          <m:sSubPr>
            <m:ctrlPr>
              <w:ins w:id="1322" w:author="智绘未来专利代理" w:date="2021-09-03T17:45:00Z">
                <w:rPr>
                  <w:rFonts w:ascii="Cambria Math" w:hAnsi="Cambria Math"/>
                </w:rPr>
              </w:ins>
            </m:ctrlPr>
          </m:sSubPr>
          <m:e>
            <m:r>
              <w:ins w:id="1323" w:author="智绘未来专利代理" w:date="2021-09-03T17:45:00Z">
                <w:rPr>
                  <w:rFonts w:ascii="Cambria Math" w:hAnsi="Cambria Math"/>
                </w:rPr>
                <m:t>T</m:t>
              </w:ins>
            </m:r>
          </m:e>
          <m:sub>
            <m:r>
              <w:ins w:id="1324" w:author="智绘未来专利代理" w:date="2021-09-03T17:45:00Z">
                <m:rPr>
                  <m:sty m:val="p"/>
                </m:rPr>
                <w:rPr>
                  <w:rFonts w:ascii="Cambria Math" w:hAnsi="Cambria Math"/>
                </w:rPr>
                <m:t>1</m:t>
              </w:ins>
            </m:r>
          </m:sub>
        </m:sSub>
      </m:oMath>
      <w:ins w:id="1325" w:author="智绘未来专利代理" w:date="2021-09-03T17:45:00Z">
        <w:r w:rsidR="000905F6" w:rsidRPr="00922F2A">
          <w:rPr>
            <w:rFonts w:hint="eastAsia"/>
          </w:rPr>
          <w:t>以外的</w:t>
        </w:r>
      </w:ins>
      <m:oMath>
        <m:r>
          <w:ins w:id="1326" w:author="智绘未来专利代理" w:date="2021-09-03T17:45:00Z">
            <w:rPr>
              <w:rFonts w:ascii="Cambria Math" w:hAnsi="Cambria Math" w:hint="eastAsia"/>
            </w:rPr>
            <m:t>N</m:t>
          </w:ins>
        </m:r>
        <m:r>
          <w:ins w:id="1327" w:author="智绘未来专利代理" w:date="2021-09-03T17:45:00Z">
            <m:rPr>
              <m:sty m:val="p"/>
            </m:rPr>
            <w:rPr>
              <w:rFonts w:ascii="Cambria Math" w:eastAsia="微软雅黑" w:hAnsi="Cambria Math" w:cs="微软雅黑" w:hint="eastAsia"/>
            </w:rPr>
            <m:t>-</m:t>
          </w:ins>
        </m:r>
        <m:r>
          <w:ins w:id="1328" w:author="智绘未来专利代理" w:date="2021-09-03T17:45:00Z">
            <m:rPr>
              <m:sty m:val="p"/>
            </m:rPr>
            <w:rPr>
              <w:rFonts w:ascii="Cambria Math" w:hAnsi="Cambria Math"/>
            </w:rPr>
            <m:t>1</m:t>
          </w:ins>
        </m:r>
      </m:oMath>
      <w:proofErr w:type="gramStart"/>
      <w:ins w:id="1329" w:author="智绘未来专利代理" w:date="2021-09-03T17:45:00Z">
        <w:r w:rsidR="000905F6" w:rsidRPr="00922F2A">
          <w:rPr>
            <w:rFonts w:hint="eastAsia"/>
          </w:rPr>
          <w:t>个</w:t>
        </w:r>
        <w:proofErr w:type="gramEnd"/>
        <w:r w:rsidR="00D17969" w:rsidRPr="00922F2A">
          <w:rPr>
            <w:rFonts w:hint="eastAsia"/>
          </w:rPr>
          <w:t>的</w:t>
        </w:r>
        <w:r w:rsidR="00D17969" w:rsidRPr="00922F2A">
          <w:rPr>
            <w:rFonts w:hint="eastAsia"/>
          </w:rPr>
          <w:t>T</w:t>
        </w:r>
        <w:r w:rsidR="000905F6" w:rsidRPr="00922F2A">
          <w:rPr>
            <w:rFonts w:hint="eastAsia"/>
          </w:rPr>
          <w:t>节点</w:t>
        </w:r>
        <w:r w:rsidR="00F74FC0" w:rsidRPr="00922F2A">
          <w:rPr>
            <w:rFonts w:hint="eastAsia"/>
          </w:rPr>
          <w:t>，即</w:t>
        </w:r>
        <w:r w:rsidR="00F74FC0" w:rsidRPr="00922F2A">
          <w:t>节点</w:t>
        </w:r>
      </w:ins>
      <m:oMath>
        <m:sSub>
          <m:sSubPr>
            <m:ctrlPr>
              <w:ins w:id="1330" w:author="智绘未来专利代理" w:date="2021-09-03T17:45:00Z">
                <w:rPr>
                  <w:rFonts w:ascii="Cambria Math" w:hAnsi="Cambria Math"/>
                  <w:iCs/>
                </w:rPr>
              </w:ins>
            </m:ctrlPr>
          </m:sSubPr>
          <m:e>
            <m:r>
              <w:ins w:id="1331" w:author="智绘未来专利代理" w:date="2021-09-03T17:45:00Z">
                <w:rPr>
                  <w:rFonts w:ascii="Cambria Math" w:hAnsi="Cambria Math"/>
                </w:rPr>
                <m:t>T</m:t>
              </w:ins>
            </m:r>
          </m:e>
          <m:sub>
            <m:r>
              <w:ins w:id="1332" w:author="智绘未来专利代理" w:date="2021-09-03T17:45:00Z">
                <w:rPr>
                  <w:rFonts w:ascii="Cambria Math" w:hAnsi="Cambria Math"/>
                </w:rPr>
                <m:t>i</m:t>
              </w:ins>
            </m:r>
          </m:sub>
        </m:sSub>
        <m:d>
          <m:dPr>
            <m:ctrlPr>
              <w:ins w:id="1333" w:author="智绘未来专利代理" w:date="2021-09-03T17:45:00Z">
                <w:rPr>
                  <w:rFonts w:ascii="Cambria Math" w:hAnsi="Cambria Math"/>
                  <w:iCs/>
                </w:rPr>
              </w:ins>
            </m:ctrlPr>
          </m:dPr>
          <m:e>
            <m:r>
              <w:ins w:id="1334" w:author="智绘未来专利代理" w:date="2021-09-03T17:45:00Z">
                <m:rPr>
                  <m:sty m:val="p"/>
                </m:rPr>
                <w:rPr>
                  <w:rFonts w:ascii="Cambria Math" w:hAnsi="Cambria Math"/>
                </w:rPr>
                <m:t>2≤</m:t>
              </w:ins>
            </m:r>
            <m:r>
              <w:ins w:id="1335" w:author="智绘未来专利代理" w:date="2021-09-03T17:45:00Z">
                <w:rPr>
                  <w:rFonts w:ascii="Cambria Math" w:hAnsi="Cambria Math"/>
                </w:rPr>
                <m:t>i</m:t>
              </w:ins>
            </m:r>
            <m:r>
              <w:ins w:id="1336" w:author="智绘未来专利代理" w:date="2021-09-03T17:45:00Z">
                <m:rPr>
                  <m:sty m:val="p"/>
                </m:rPr>
                <w:rPr>
                  <w:rFonts w:ascii="Cambria Math" w:hAnsi="Cambria Math"/>
                </w:rPr>
                <m:t>≤</m:t>
              </w:ins>
            </m:r>
            <m:r>
              <w:ins w:id="1337" w:author="智绘未来专利代理" w:date="2021-09-03T17:45:00Z">
                <w:rPr>
                  <w:rFonts w:ascii="Cambria Math" w:hAnsi="Cambria Math"/>
                </w:rPr>
                <m:t>N</m:t>
              </w:ins>
            </m:r>
          </m:e>
        </m:d>
      </m:oMath>
      <w:ins w:id="1338" w:author="智绘未来专利代理" w:date="2021-09-03T17:45:00Z">
        <w:r w:rsidR="000905F6" w:rsidRPr="00922F2A">
          <w:rPr>
            <w:rFonts w:hint="eastAsia"/>
          </w:rPr>
          <w:t>，</w:t>
        </w:r>
        <w:r w:rsidR="00B2685D" w:rsidRPr="00922F2A">
          <w:rPr>
            <w:rFonts w:hint="eastAsia"/>
          </w:rPr>
          <w:t>各计算了</w:t>
        </w:r>
        <w:r w:rsidR="00B2685D" w:rsidRPr="00922F2A">
          <w:rPr>
            <w:rFonts w:hint="eastAsia"/>
          </w:rPr>
          <w:t>1</w:t>
        </w:r>
        <w:r w:rsidR="00E12177" w:rsidRPr="00922F2A">
          <w:rPr>
            <w:rFonts w:hint="eastAsia"/>
          </w:rPr>
          <w:t>个</w:t>
        </w:r>
        <w:r w:rsidRPr="00922F2A">
          <w:rPr>
            <w:rFonts w:hint="eastAsia"/>
          </w:rPr>
          <w:t>正序电压、负序电压和零序电压。计算的具体方式如下：</w:t>
        </w:r>
      </w:ins>
    </w:p>
    <w:p w14:paraId="78C433E9" w14:textId="4DFC52E3" w:rsidR="002A7E6F" w:rsidRPr="009B1CC0" w:rsidRDefault="002A7E6F" w:rsidP="00922F2A">
      <w:pPr>
        <w:pStyle w:val="00"/>
        <w:ind w:firstLine="480"/>
      </w:pPr>
      <w:r w:rsidRPr="009B1CC0">
        <w:rPr>
          <w:rFonts w:hint="eastAsia"/>
        </w:rPr>
        <w:t>按</w:t>
      </w:r>
      <w:r w:rsidRPr="009B1CC0">
        <w:rPr>
          <w:rFonts w:hint="eastAsia"/>
        </w:rPr>
        <w:t>T</w:t>
      </w:r>
      <w:r w:rsidRPr="009B1CC0">
        <w:rPr>
          <w:rFonts w:hint="eastAsia"/>
        </w:rPr>
        <w:t>节点序号从小到大推导相邻</w:t>
      </w:r>
      <w:r w:rsidRPr="009B1CC0">
        <w:rPr>
          <w:rFonts w:hint="eastAsia"/>
        </w:rPr>
        <w:t>T</w:t>
      </w:r>
      <w:r w:rsidRPr="009B1CC0">
        <w:rPr>
          <w:rFonts w:hint="eastAsia"/>
        </w:rPr>
        <w:t>节点正序</w:t>
      </w:r>
      <w:del w:id="1339" w:author="智绘未来专利代理" w:date="2021-09-03T17:45:00Z">
        <w:r w:rsidR="0043536A">
          <w:rPr>
            <w:rFonts w:hint="eastAsia"/>
            <w:color w:val="000000" w:themeColor="text1"/>
            <w:lang w:bidi="en-US"/>
          </w:rPr>
          <w:delText>电压的方法为：</w:delText>
        </w:r>
      </w:del>
      <w:ins w:id="1340" w:author="智绘未来专利代理" w:date="2021-09-03T17:45:00Z">
        <w:r w:rsidR="0063659D">
          <w:rPr>
            <w:rFonts w:hint="eastAsia"/>
          </w:rPr>
          <w:t>以如下公式表示，</w:t>
        </w:r>
      </w:ins>
    </w:p>
    <w:p w14:paraId="6404B6C3" w14:textId="77777777" w:rsidR="00190AAD" w:rsidRDefault="0043536A">
      <w:pPr>
        <w:pStyle w:val="af8"/>
        <w:ind w:left="840" w:firstLineChars="0" w:firstLine="0"/>
        <w:rPr>
          <w:del w:id="1341" w:author="智绘未来专利代理" w:date="2021-09-03T17:45:00Z"/>
          <w:color w:val="000000" w:themeColor="text1"/>
          <w:sz w:val="24"/>
          <w:szCs w:val="24"/>
        </w:rPr>
      </w:pPr>
      <m:oMathPara>
        <m:oMathParaPr>
          <m:jc m:val="left"/>
        </m:oMathParaPr>
        <m:oMath>
          <m:sSub>
            <m:sSubPr>
              <m:ctrlPr>
                <w:del w:id="1342" w:author="智绘未来专利代理" w:date="2021-09-03T17:45:00Z">
                  <w:rPr>
                    <w:rFonts w:ascii="Cambria Math" w:hAnsi="Cambria Math" w:cs="Times New Roman"/>
                    <w:iCs/>
                    <w:color w:val="000000" w:themeColor="text1"/>
                    <w:sz w:val="24"/>
                    <w:szCs w:val="24"/>
                  </w:rPr>
                </w:del>
              </m:ctrlPr>
            </m:sSubPr>
            <m:e>
              <m:acc>
                <m:accPr>
                  <m:chr m:val="̇"/>
                  <m:ctrlPr>
                    <w:del w:id="1343" w:author="智绘未来专利代理" w:date="2021-09-03T17:45:00Z">
                      <w:rPr>
                        <w:rFonts w:ascii="Cambria Math" w:hAnsi="Cambria Math" w:cs="Times New Roman"/>
                        <w:iCs/>
                        <w:color w:val="000000" w:themeColor="text1"/>
                        <w:sz w:val="24"/>
                        <w:szCs w:val="24"/>
                      </w:rPr>
                    </w:del>
                  </m:ctrlPr>
                </m:accPr>
                <m:e>
                  <m:r>
                    <w:del w:id="1344" w:author="智绘未来专利代理" w:date="2021-09-03T17:45:00Z">
                      <w:rPr>
                        <w:rFonts w:ascii="Cambria Math" w:hAnsi="Cambria Math" w:cs="Times New Roman"/>
                        <w:color w:val="000000" w:themeColor="text1"/>
                        <w:sz w:val="24"/>
                        <w:szCs w:val="24"/>
                      </w:rPr>
                      <m:t>U</m:t>
                    </w:del>
                  </m:r>
                </m:e>
              </m:acc>
            </m:e>
            <m:sub>
              <m:r>
                <w:del w:id="1345" w:author="智绘未来专利代理" w:date="2021-09-03T17:45:00Z">
                  <m:rPr>
                    <m:sty m:val="p"/>
                  </m:rPr>
                  <w:rPr>
                    <w:rFonts w:ascii="Cambria Math" w:hAnsi="Cambria Math" w:cs="Times New Roman"/>
                    <w:color w:val="000000" w:themeColor="text1"/>
                    <w:sz w:val="24"/>
                    <w:szCs w:val="24"/>
                    <w:vertAlign w:val="subscript"/>
                  </w:rPr>
                  <m:t>1</m:t>
                </w:del>
              </m:r>
            </m:sub>
          </m:sSub>
          <m:sSub>
            <m:sSubPr>
              <m:ctrlPr>
                <w:del w:id="1346" w:author="智绘未来专利代理" w:date="2021-09-03T17:45:00Z">
                  <w:rPr>
                    <w:rFonts w:ascii="Cambria Math" w:hAnsi="Cambria Math" w:cs="Times New Roman"/>
                    <w:iCs/>
                    <w:color w:val="000000" w:themeColor="text1"/>
                    <w:sz w:val="24"/>
                    <w:szCs w:val="24"/>
                  </w:rPr>
                </w:del>
              </m:ctrlPr>
            </m:sSubPr>
            <m:e>
              <m:r>
                <w:del w:id="1347" w:author="智绘未来专利代理" w:date="2021-09-03T17:45:00Z">
                  <m:rPr>
                    <m:sty m:val="p"/>
                  </m:rPr>
                  <w:rPr>
                    <w:rFonts w:ascii="Cambria Math" w:hAnsi="Cambria Math" w:cs="Times New Roman"/>
                    <w:color w:val="000000" w:themeColor="text1"/>
                    <w:sz w:val="24"/>
                    <w:szCs w:val="24"/>
                  </w:rPr>
                  <m:t>T</m:t>
                </w:del>
              </m:r>
            </m:e>
            <m:sub>
              <m:r>
                <w:del w:id="1348" w:author="智绘未来专利代理" w:date="2021-09-03T17:45:00Z">
                  <w:rPr>
                    <w:rFonts w:ascii="Cambria Math" w:hAnsi="Cambria Math" w:cs="Times New Roman"/>
                    <w:color w:val="000000" w:themeColor="text1"/>
                    <w:sz w:val="24"/>
                    <w:szCs w:val="24"/>
                  </w:rPr>
                  <m:t>i</m:t>
                </w:del>
              </m:r>
            </m:sub>
          </m:sSub>
          <m:d>
            <m:dPr>
              <m:begChr m:val="["/>
              <m:endChr m:val="]"/>
              <m:ctrlPr>
                <w:del w:id="1349" w:author="智绘未来专利代理" w:date="2021-09-03T17:45:00Z">
                  <w:rPr>
                    <w:rFonts w:ascii="Cambria Math" w:hAnsi="Cambria Math" w:cs="Times New Roman"/>
                    <w:color w:val="000000" w:themeColor="text1"/>
                    <w:sz w:val="24"/>
                    <w:szCs w:val="24"/>
                  </w:rPr>
                </w:del>
              </m:ctrlPr>
            </m:dPr>
            <m:e>
              <m:r>
                <w:del w:id="1350" w:author="智绘未来专利代理" w:date="2021-09-03T17:45:00Z">
                  <m:rPr>
                    <m:sty m:val="p"/>
                  </m:rPr>
                  <w:rPr>
                    <w:rFonts w:ascii="Cambria Math" w:hAnsi="Cambria Math" w:cs="Times New Roman"/>
                    <w:color w:val="000000" w:themeColor="text1"/>
                    <w:sz w:val="24"/>
                    <w:szCs w:val="24"/>
                  </w:rPr>
                  <m:t>0</m:t>
                </w:del>
              </m:r>
            </m:e>
          </m:d>
          <m:r>
            <w:del w:id="1351" w:author="智绘未来专利代理" w:date="2021-09-03T17:45:00Z">
              <m:rPr>
                <m:sty m:val="p"/>
              </m:rPr>
              <w:rPr>
                <w:rFonts w:ascii="Cambria Math" w:hAnsi="Cambria Math" w:cs="Times New Roman"/>
                <w:color w:val="000000" w:themeColor="text1"/>
                <w:sz w:val="24"/>
                <w:szCs w:val="24"/>
              </w:rPr>
              <m:t>=</m:t>
            </w:del>
          </m:r>
          <m:f>
            <m:fPr>
              <m:ctrlPr>
                <w:del w:id="1352" w:author="智绘未来专利代理" w:date="2021-09-03T17:45:00Z">
                  <w:rPr>
                    <w:rFonts w:ascii="Cambria Math" w:hAnsi="Cambria Math" w:cs="Times New Roman"/>
                    <w:color w:val="000000" w:themeColor="text1"/>
                    <w:sz w:val="24"/>
                    <w:szCs w:val="24"/>
                  </w:rPr>
                </w:del>
              </m:ctrlPr>
            </m:fPr>
            <m:num>
              <m:sSub>
                <m:sSubPr>
                  <m:ctrlPr>
                    <w:del w:id="1353" w:author="智绘未来专利代理" w:date="2021-09-03T17:45:00Z">
                      <w:rPr>
                        <w:rFonts w:ascii="Cambria Math" w:hAnsi="Cambria Math" w:cs="Times New Roman"/>
                        <w:iCs/>
                        <w:color w:val="000000" w:themeColor="text1"/>
                        <w:sz w:val="24"/>
                        <w:szCs w:val="24"/>
                      </w:rPr>
                    </w:del>
                  </m:ctrlPr>
                </m:sSubPr>
                <m:e>
                  <m:acc>
                    <m:accPr>
                      <m:chr m:val="̇"/>
                      <m:ctrlPr>
                        <w:del w:id="1354" w:author="智绘未来专利代理" w:date="2021-09-03T17:45:00Z">
                          <w:rPr>
                            <w:rFonts w:ascii="Cambria Math" w:hAnsi="Cambria Math" w:cs="Times New Roman"/>
                            <w:iCs/>
                            <w:color w:val="000000" w:themeColor="text1"/>
                            <w:sz w:val="24"/>
                            <w:szCs w:val="24"/>
                          </w:rPr>
                        </w:del>
                      </m:ctrlPr>
                    </m:accPr>
                    <m:e>
                      <m:r>
                        <w:del w:id="1355" w:author="智绘未来专利代理" w:date="2021-09-03T17:45:00Z">
                          <w:rPr>
                            <w:rFonts w:ascii="Cambria Math" w:hAnsi="Cambria Math" w:cs="Times New Roman"/>
                            <w:color w:val="000000" w:themeColor="text1"/>
                            <w:sz w:val="24"/>
                            <w:szCs w:val="24"/>
                          </w:rPr>
                          <m:t>U</m:t>
                        </w:del>
                      </m:r>
                    </m:e>
                  </m:acc>
                </m:e>
                <m:sub>
                  <m:r>
                    <w:del w:id="1356" w:author="智绘未来专利代理" w:date="2021-09-03T17:45:00Z">
                      <m:rPr>
                        <m:sty m:val="p"/>
                      </m:rPr>
                      <w:rPr>
                        <w:rFonts w:ascii="Cambria Math" w:hAnsi="Cambria Math" w:cs="Times New Roman"/>
                        <w:color w:val="000000" w:themeColor="text1"/>
                        <w:sz w:val="24"/>
                        <w:szCs w:val="24"/>
                        <w:vertAlign w:val="subscript"/>
                      </w:rPr>
                      <m:t>1</m:t>
                    </w:del>
                  </m:r>
                </m:sub>
              </m:sSub>
              <m:sSub>
                <m:sSubPr>
                  <m:ctrlPr>
                    <w:del w:id="1357" w:author="智绘未来专利代理" w:date="2021-09-03T17:45:00Z">
                      <w:rPr>
                        <w:rFonts w:ascii="Cambria Math" w:hAnsi="Cambria Math" w:cs="Times New Roman"/>
                        <w:color w:val="000000" w:themeColor="text1"/>
                        <w:sz w:val="24"/>
                        <w:szCs w:val="24"/>
                      </w:rPr>
                    </w:del>
                  </m:ctrlPr>
                </m:sSubPr>
                <m:e>
                  <m:r>
                    <w:del w:id="1358" w:author="智绘未来专利代理" w:date="2021-09-03T17:45:00Z">
                      <m:rPr>
                        <m:sty m:val="p"/>
                      </m:rPr>
                      <w:rPr>
                        <w:rFonts w:ascii="Cambria Math" w:hAnsi="Cambria Math" w:cs="Times New Roman"/>
                        <w:color w:val="000000" w:themeColor="text1"/>
                        <w:sz w:val="24"/>
                        <w:szCs w:val="24"/>
                      </w:rPr>
                      <m:t>T</m:t>
                    </w:del>
                  </m:r>
                </m:e>
                <m:sub>
                  <m:r>
                    <w:del w:id="1359" w:author="智绘未来专利代理" w:date="2021-09-03T17:45:00Z">
                      <w:rPr>
                        <w:rFonts w:ascii="Cambria Math" w:hAnsi="Cambria Math" w:cs="Times New Roman"/>
                        <w:color w:val="000000" w:themeColor="text1"/>
                        <w:sz w:val="24"/>
                        <w:szCs w:val="24"/>
                      </w:rPr>
                      <m:t>i</m:t>
                    </w:del>
                  </m:r>
                  <m:r>
                    <w:del w:id="1360" w:author="智绘未来专利代理" w:date="2021-09-03T17:45:00Z">
                      <m:rPr>
                        <m:sty m:val="p"/>
                      </m:rPr>
                      <w:rPr>
                        <w:rFonts w:ascii="Cambria Math" w:hAnsi="Cambria Math" w:cs="Times New Roman"/>
                        <w:color w:val="000000" w:themeColor="text1"/>
                        <w:sz w:val="24"/>
                        <w:szCs w:val="24"/>
                        <w:vertAlign w:val="subscript"/>
                      </w:rPr>
                      <m:t>-</m:t>
                    </w:del>
                  </m:r>
                  <m:r>
                    <w:del w:id="1361" w:author="智绘未来专利代理" w:date="2021-09-03T17:45:00Z">
                      <m:rPr>
                        <m:sty m:val="p"/>
                      </m:rPr>
                      <w:rPr>
                        <w:rFonts w:ascii="Cambria Math" w:hAnsi="Cambria Math" w:cs="Times New Roman"/>
                        <w:color w:val="000000" w:themeColor="text1"/>
                        <w:sz w:val="24"/>
                        <w:szCs w:val="24"/>
                        <w:vertAlign w:val="subscript"/>
                      </w:rPr>
                      <m:t>1</m:t>
                    </w:del>
                  </m:r>
                </m:sub>
              </m:sSub>
              <m:d>
                <m:dPr>
                  <m:begChr m:val="["/>
                  <m:endChr m:val="]"/>
                  <m:ctrlPr>
                    <w:del w:id="1362" w:author="智绘未来专利代理" w:date="2021-09-03T17:45:00Z">
                      <w:rPr>
                        <w:rFonts w:ascii="Cambria Math" w:hAnsi="Cambria Math" w:cs="Times New Roman"/>
                        <w:color w:val="000000" w:themeColor="text1"/>
                        <w:sz w:val="24"/>
                        <w:szCs w:val="24"/>
                      </w:rPr>
                    </w:del>
                  </m:ctrlPr>
                </m:dPr>
                <m:e>
                  <m:r>
                    <w:del w:id="1363" w:author="智绘未来专利代理" w:date="2021-09-03T17:45:00Z">
                      <m:rPr>
                        <m:sty m:val="p"/>
                      </m:rPr>
                      <w:rPr>
                        <w:rFonts w:ascii="Cambria Math" w:hAnsi="Cambria Math" w:cs="Times New Roman"/>
                        <w:color w:val="000000" w:themeColor="text1"/>
                        <w:sz w:val="24"/>
                        <w:szCs w:val="24"/>
                      </w:rPr>
                      <m:t>0</m:t>
                    </w:del>
                  </m:r>
                </m:e>
              </m:d>
              <m:r>
                <w:del w:id="1364" w:author="智绘未来专利代理" w:date="2021-09-03T17:45:00Z">
                  <m:rPr>
                    <m:sty m:val="p"/>
                  </m:rPr>
                  <w:rPr>
                    <w:rFonts w:ascii="Cambria Math" w:hAnsi="Cambria Math" w:cs="Times New Roman"/>
                    <w:color w:val="000000" w:themeColor="text1"/>
                    <w:sz w:val="24"/>
                    <w:szCs w:val="24"/>
                  </w:rPr>
                  <m:t>+</m:t>
                </w:del>
              </m:r>
              <m:sSub>
                <m:sSubPr>
                  <m:ctrlPr>
                    <w:del w:id="1365" w:author="智绘未来专利代理" w:date="2021-09-03T17:45:00Z">
                      <w:rPr>
                        <w:rFonts w:ascii="Cambria Math" w:hAnsi="Cambria Math" w:cs="Times New Roman"/>
                        <w:iCs/>
                        <w:color w:val="000000" w:themeColor="text1"/>
                        <w:sz w:val="24"/>
                        <w:szCs w:val="24"/>
                      </w:rPr>
                    </w:del>
                  </m:ctrlPr>
                </m:sSubPr>
                <m:e>
                  <m:acc>
                    <m:accPr>
                      <m:chr m:val="̇"/>
                      <m:ctrlPr>
                        <w:del w:id="1366" w:author="智绘未来专利代理" w:date="2021-09-03T17:45:00Z">
                          <w:rPr>
                            <w:rFonts w:ascii="Cambria Math" w:hAnsi="Cambria Math" w:cs="Times New Roman"/>
                            <w:iCs/>
                            <w:color w:val="000000" w:themeColor="text1"/>
                            <w:sz w:val="24"/>
                            <w:szCs w:val="24"/>
                          </w:rPr>
                        </w:del>
                      </m:ctrlPr>
                    </m:accPr>
                    <m:e>
                      <m:r>
                        <w:del w:id="1367" w:author="智绘未来专利代理" w:date="2021-09-03T17:45:00Z">
                          <w:rPr>
                            <w:rFonts w:ascii="Cambria Math" w:hAnsi="Cambria Math" w:cs="Times New Roman"/>
                            <w:color w:val="000000" w:themeColor="text1"/>
                            <w:sz w:val="24"/>
                            <w:szCs w:val="24"/>
                          </w:rPr>
                          <m:t>U</m:t>
                        </w:del>
                      </m:r>
                    </m:e>
                  </m:acc>
                </m:e>
                <m:sub>
                  <m:r>
                    <w:del w:id="1368" w:author="智绘未来专利代理" w:date="2021-09-03T17:45:00Z">
                      <m:rPr>
                        <m:sty m:val="p"/>
                      </m:rPr>
                      <w:rPr>
                        <w:rFonts w:ascii="Cambria Math" w:hAnsi="Cambria Math" w:cs="Times New Roman"/>
                        <w:color w:val="000000" w:themeColor="text1"/>
                        <w:sz w:val="24"/>
                        <w:szCs w:val="24"/>
                        <w:vertAlign w:val="subscript"/>
                      </w:rPr>
                      <m:t>1</m:t>
                    </w:del>
                  </m:r>
                </m:sub>
              </m:sSub>
              <m:sSub>
                <m:sSubPr>
                  <m:ctrlPr>
                    <w:del w:id="1369" w:author="智绘未来专利代理" w:date="2021-09-03T17:45:00Z">
                      <w:rPr>
                        <w:rFonts w:ascii="Cambria Math" w:hAnsi="Cambria Math" w:cs="Times New Roman"/>
                        <w:color w:val="000000" w:themeColor="text1"/>
                        <w:sz w:val="24"/>
                        <w:szCs w:val="24"/>
                      </w:rPr>
                    </w:del>
                  </m:ctrlPr>
                </m:sSubPr>
                <m:e>
                  <m:r>
                    <w:del w:id="1370" w:author="智绘未来专利代理" w:date="2021-09-03T17:45:00Z">
                      <m:rPr>
                        <m:sty m:val="p"/>
                      </m:rPr>
                      <w:rPr>
                        <w:rFonts w:ascii="Cambria Math" w:hAnsi="Cambria Math" w:cs="Times New Roman"/>
                        <w:color w:val="000000" w:themeColor="text1"/>
                        <w:sz w:val="24"/>
                        <w:szCs w:val="24"/>
                      </w:rPr>
                      <m:t>T</m:t>
                    </w:del>
                  </m:r>
                </m:e>
                <m:sub>
                  <m:r>
                    <w:del w:id="1371" w:author="智绘未来专利代理" w:date="2021-09-03T17:45:00Z">
                      <w:rPr>
                        <w:rFonts w:ascii="Cambria Math" w:hAnsi="Cambria Math" w:cs="Times New Roman"/>
                        <w:color w:val="000000" w:themeColor="text1"/>
                        <w:sz w:val="24"/>
                        <w:szCs w:val="24"/>
                      </w:rPr>
                      <m:t>i</m:t>
                    </w:del>
                  </m:r>
                  <m:r>
                    <w:del w:id="1372" w:author="智绘未来专利代理" w:date="2021-09-03T17:45:00Z">
                      <m:rPr>
                        <m:sty m:val="p"/>
                      </m:rPr>
                      <w:rPr>
                        <w:rFonts w:ascii="Cambria Math" w:hAnsi="Cambria Math" w:cs="Times New Roman"/>
                        <w:color w:val="000000" w:themeColor="text1"/>
                        <w:sz w:val="24"/>
                        <w:szCs w:val="24"/>
                        <w:vertAlign w:val="subscript"/>
                      </w:rPr>
                      <m:t>-</m:t>
                    </w:del>
                  </m:r>
                  <m:r>
                    <w:del w:id="1373" w:author="智绘未来专利代理" w:date="2021-09-03T17:45:00Z">
                      <m:rPr>
                        <m:sty m:val="p"/>
                      </m:rPr>
                      <w:rPr>
                        <w:rFonts w:ascii="Cambria Math" w:hAnsi="Cambria Math" w:cs="Times New Roman"/>
                        <w:color w:val="000000" w:themeColor="text1"/>
                        <w:sz w:val="24"/>
                        <w:szCs w:val="24"/>
                        <w:vertAlign w:val="subscript"/>
                      </w:rPr>
                      <m:t>1</m:t>
                    </w:del>
                  </m:r>
                </m:sub>
              </m:sSub>
              <m:d>
                <m:dPr>
                  <m:begChr m:val="["/>
                  <m:endChr m:val="]"/>
                  <m:ctrlPr>
                    <w:del w:id="1374" w:author="智绘未来专利代理" w:date="2021-09-03T17:45:00Z">
                      <w:rPr>
                        <w:rFonts w:ascii="Cambria Math" w:hAnsi="Cambria Math" w:cs="Times New Roman"/>
                        <w:color w:val="000000" w:themeColor="text1"/>
                        <w:sz w:val="24"/>
                        <w:szCs w:val="24"/>
                      </w:rPr>
                    </w:del>
                  </m:ctrlPr>
                </m:dPr>
                <m:e>
                  <m:r>
                    <w:del w:id="1375" w:author="智绘未来专利代理" w:date="2021-09-03T17:45:00Z">
                      <m:rPr>
                        <m:sty m:val="p"/>
                      </m:rPr>
                      <w:rPr>
                        <w:rFonts w:ascii="Cambria Math" w:hAnsi="Cambria Math" w:cs="Times New Roman"/>
                        <w:color w:val="000000" w:themeColor="text1"/>
                        <w:sz w:val="24"/>
                        <w:szCs w:val="24"/>
                      </w:rPr>
                      <m:t>1</m:t>
                    </w:del>
                  </m:r>
                </m:e>
              </m:d>
            </m:num>
            <m:den>
              <m:r>
                <w:del w:id="1376" w:author="智绘未来专利代理" w:date="2021-09-03T17:45:00Z">
                  <w:rPr>
                    <w:rFonts w:ascii="Cambria Math" w:hAnsi="Cambria Math" w:cs="Times New Roman"/>
                    <w:color w:val="000000" w:themeColor="text1"/>
                    <w:sz w:val="24"/>
                    <w:szCs w:val="24"/>
                  </w:rPr>
                  <m:t>2</m:t>
                </w:del>
              </m:r>
            </m:den>
          </m:f>
          <m:r>
            <w:del w:id="1377" w:author="智绘未来专利代理" w:date="2021-09-03T17:45:00Z">
              <m:rPr>
                <m:sty m:val="p"/>
              </m:rPr>
              <w:rPr>
                <w:rFonts w:ascii="Cambria Math" w:hAnsi="Cambria Math" w:cs="Times New Roman"/>
                <w:color w:val="000000" w:themeColor="text1"/>
                <w:sz w:val="24"/>
                <w:szCs w:val="24"/>
              </w:rPr>
              <m:t>-</m:t>
            </w:del>
          </m:r>
          <m:sSub>
            <m:sSubPr>
              <m:ctrlPr>
                <w:del w:id="1378" w:author="智绘未来专利代理" w:date="2021-09-03T17:45:00Z">
                  <w:rPr>
                    <w:rFonts w:ascii="Cambria Math" w:hAnsi="Cambria Math" w:cs="Times New Roman"/>
                    <w:iCs/>
                    <w:color w:val="000000" w:themeColor="text1"/>
                    <w:sz w:val="24"/>
                    <w:szCs w:val="24"/>
                  </w:rPr>
                </w:del>
              </m:ctrlPr>
            </m:sSubPr>
            <m:e>
              <m:r>
                <w:del w:id="1379" w:author="智绘未来专利代理" w:date="2021-09-03T17:45:00Z">
                  <w:rPr>
                    <w:rFonts w:ascii="Cambria Math" w:hAnsi="Cambria Math" w:cs="Times New Roman"/>
                    <w:color w:val="000000" w:themeColor="text1"/>
                    <w:sz w:val="24"/>
                    <w:szCs w:val="24"/>
                  </w:rPr>
                  <m:t>Z</m:t>
                </w:del>
              </m:r>
            </m:e>
            <m:sub>
              <m:r>
                <w:del w:id="1380" w:author="智绘未来专利代理" w:date="2021-09-03T17:45:00Z">
                  <m:rPr>
                    <m:sty m:val="p"/>
                  </m:rPr>
                  <w:rPr>
                    <w:rFonts w:ascii="Cambria Math" w:hAnsi="Cambria Math" w:cs="Times New Roman"/>
                    <w:color w:val="000000" w:themeColor="text1"/>
                    <w:sz w:val="24"/>
                    <w:szCs w:val="24"/>
                  </w:rPr>
                  <m:t>1</m:t>
                </w:del>
              </m:r>
            </m:sub>
          </m:sSub>
          <m:r>
            <w:del w:id="1381" w:author="智绘未来专利代理" w:date="2021-09-03T17:45:00Z">
              <m:rPr>
                <m:sty m:val="p"/>
              </m:rPr>
              <w:rPr>
                <w:rFonts w:ascii="Cambria Math" w:hAnsi="Cambria Math" w:cs="Times New Roman"/>
                <w:color w:val="000000" w:themeColor="text1"/>
                <w:sz w:val="24"/>
                <w:szCs w:val="24"/>
              </w:rPr>
              <m:t>*</m:t>
            </w:del>
          </m:r>
          <m:sSub>
            <m:sSubPr>
              <m:ctrlPr>
                <w:del w:id="1382" w:author="智绘未来专利代理" w:date="2021-09-03T17:45:00Z">
                  <w:rPr>
                    <w:rFonts w:ascii="Cambria Math" w:hAnsi="Cambria Math" w:cs="Times New Roman"/>
                    <w:color w:val="000000" w:themeColor="text1"/>
                    <w:sz w:val="24"/>
                    <w:szCs w:val="24"/>
                  </w:rPr>
                </w:del>
              </m:ctrlPr>
            </m:sSubPr>
            <m:e>
              <m:r>
                <w:del w:id="1383" w:author="智绘未来专利代理" w:date="2021-09-03T17:45:00Z">
                  <m:rPr>
                    <m:sty m:val="p"/>
                  </m:rPr>
                  <w:rPr>
                    <w:rFonts w:ascii="Cambria Math" w:hAnsi="Cambria Math" w:cs="Times New Roman"/>
                    <w:color w:val="000000" w:themeColor="text1"/>
                    <w:sz w:val="24"/>
                    <w:szCs w:val="24"/>
                  </w:rPr>
                  <m:t>LenT</m:t>
                </w:del>
              </m:r>
            </m:e>
            <m:sub>
              <m:r>
                <w:del w:id="1384" w:author="智绘未来专利代理" w:date="2021-09-03T17:45:00Z">
                  <w:rPr>
                    <w:rFonts w:ascii="Cambria Math" w:hAnsi="Cambria Math" w:cs="Times New Roman"/>
                    <w:color w:val="000000" w:themeColor="text1"/>
                    <w:sz w:val="24"/>
                    <w:szCs w:val="24"/>
                  </w:rPr>
                  <m:t>i</m:t>
                </w:del>
              </m:r>
              <m:r>
                <w:del w:id="1385" w:author="智绘未来专利代理" w:date="2021-09-03T17:45:00Z">
                  <m:rPr>
                    <m:sty m:val="p"/>
                  </m:rPr>
                  <w:rPr>
                    <w:rFonts w:ascii="Cambria Math" w:hAnsi="Cambria Math" w:cs="Times New Roman"/>
                    <w:color w:val="000000" w:themeColor="text1"/>
                    <w:sz w:val="24"/>
                    <w:szCs w:val="24"/>
                    <w:vertAlign w:val="subscript"/>
                  </w:rPr>
                  <m:t>-</m:t>
                </w:del>
              </m:r>
              <m:r>
                <w:del w:id="1386" w:author="智绘未来专利代理" w:date="2021-09-03T17:45:00Z">
                  <m:rPr>
                    <m:sty m:val="p"/>
                  </m:rPr>
                  <w:rPr>
                    <w:rFonts w:ascii="Cambria Math" w:hAnsi="Cambria Math" w:cs="Times New Roman"/>
                    <w:color w:val="000000" w:themeColor="text1"/>
                    <w:sz w:val="24"/>
                    <w:szCs w:val="24"/>
                    <w:vertAlign w:val="subscript"/>
                  </w:rPr>
                  <m:t>1</m:t>
                </w:del>
              </m:r>
            </m:sub>
          </m:sSub>
          <m:r>
            <w:del w:id="1387" w:author="智绘未来专利代理" w:date="2021-09-03T17:45:00Z">
              <m:rPr>
                <m:sty m:val="p"/>
              </m:rPr>
              <w:rPr>
                <w:rFonts w:ascii="Cambria Math" w:hAnsi="Cambria Math" w:cs="Times New Roman"/>
                <w:color w:val="000000" w:themeColor="text1"/>
                <w:sz w:val="24"/>
                <w:szCs w:val="24"/>
              </w:rPr>
              <m:t>*</m:t>
            </w:del>
          </m:r>
          <m:nary>
            <m:naryPr>
              <m:chr m:val="∑"/>
              <m:limLoc m:val="undOvr"/>
              <m:ctrlPr>
                <w:del w:id="1388" w:author="智绘未来专利代理" w:date="2021-09-03T17:45:00Z">
                  <w:rPr>
                    <w:rFonts w:ascii="Cambria Math" w:hAnsi="Cambria Math" w:cs="Times New Roman"/>
                    <w:color w:val="000000" w:themeColor="text1"/>
                    <w:sz w:val="24"/>
                    <w:szCs w:val="24"/>
                  </w:rPr>
                </w:del>
              </m:ctrlPr>
            </m:naryPr>
            <m:sub>
              <m:r>
                <w:del w:id="1389" w:author="智绘未来专利代理" w:date="2021-09-03T17:45:00Z">
                  <w:rPr>
                    <w:rFonts w:ascii="Cambria Math" w:hAnsi="Cambria Math" w:cs="Times New Roman"/>
                    <w:color w:val="000000" w:themeColor="text1"/>
                    <w:sz w:val="24"/>
                    <w:szCs w:val="24"/>
                  </w:rPr>
                  <m:t>j</m:t>
                </w:del>
              </m:r>
              <m:r>
                <w:del w:id="1390" w:author="智绘未来专利代理" w:date="2021-09-03T17:45:00Z">
                  <w:rPr>
                    <w:rFonts w:ascii="Cambria Math" w:hAnsi="Cambria Math" w:cs="Times New Roman"/>
                    <w:color w:val="000000" w:themeColor="text1"/>
                    <w:sz w:val="24"/>
                    <w:szCs w:val="24"/>
                  </w:rPr>
                  <m:t>=1</m:t>
                </w:del>
              </m:r>
            </m:sub>
            <m:sup>
              <m:r>
                <w:del w:id="1391" w:author="智绘未来专利代理" w:date="2021-09-03T17:45:00Z">
                  <w:rPr>
                    <w:rFonts w:ascii="Cambria Math" w:hAnsi="Cambria Math" w:cs="Times New Roman"/>
                    <w:color w:val="000000" w:themeColor="text1"/>
                    <w:sz w:val="24"/>
                    <w:szCs w:val="24"/>
                  </w:rPr>
                  <m:t>i</m:t>
                </w:del>
              </m:r>
            </m:sup>
            <m:e>
              <m:sSub>
                <m:sSubPr>
                  <m:ctrlPr>
                    <w:del w:id="1392" w:author="智绘未来专利代理" w:date="2021-09-03T17:45:00Z">
                      <w:rPr>
                        <w:rFonts w:ascii="Cambria Math" w:hAnsi="Cambria Math" w:cs="Times New Roman"/>
                        <w:iCs/>
                        <w:color w:val="000000" w:themeColor="text1"/>
                        <w:sz w:val="24"/>
                        <w:szCs w:val="24"/>
                      </w:rPr>
                    </w:del>
                  </m:ctrlPr>
                </m:sSubPr>
                <m:e>
                  <m:acc>
                    <m:accPr>
                      <m:chr m:val="̇"/>
                      <m:ctrlPr>
                        <w:del w:id="1393" w:author="智绘未来专利代理" w:date="2021-09-03T17:45:00Z">
                          <w:rPr>
                            <w:rFonts w:ascii="Cambria Math" w:hAnsi="Cambria Math" w:cs="Times New Roman"/>
                            <w:iCs/>
                            <w:color w:val="000000" w:themeColor="text1"/>
                            <w:sz w:val="24"/>
                            <w:szCs w:val="24"/>
                          </w:rPr>
                        </w:del>
                      </m:ctrlPr>
                    </m:accPr>
                    <m:e>
                      <m:r>
                        <w:del w:id="1394" w:author="智绘未来专利代理" w:date="2021-09-03T17:45:00Z">
                          <w:rPr>
                            <w:rFonts w:ascii="Cambria Math" w:hAnsi="Cambria Math" w:cs="Times New Roman"/>
                            <w:color w:val="000000" w:themeColor="text1"/>
                            <w:sz w:val="24"/>
                            <w:szCs w:val="24"/>
                          </w:rPr>
                          <m:t>I</m:t>
                        </w:del>
                      </m:r>
                    </m:e>
                  </m:acc>
                </m:e>
                <m:sub>
                  <m:r>
                    <w:del w:id="1395" w:author="智绘未来专利代理" w:date="2021-09-03T17:45:00Z">
                      <w:rPr>
                        <w:rFonts w:ascii="Cambria Math" w:hAnsi="Cambria Math" w:cs="Times New Roman"/>
                        <w:color w:val="000000" w:themeColor="text1"/>
                        <w:sz w:val="24"/>
                        <w:szCs w:val="24"/>
                      </w:rPr>
                      <m:t>1</m:t>
                    </w:del>
                  </m:r>
                </m:sub>
              </m:sSub>
              <m:sSub>
                <m:sSubPr>
                  <m:ctrlPr>
                    <w:del w:id="1396" w:author="智绘未来专利代理" w:date="2021-09-03T17:45:00Z">
                      <w:rPr>
                        <w:rFonts w:ascii="Cambria Math" w:hAnsi="Cambria Math" w:cs="Times New Roman"/>
                        <w:iCs/>
                        <w:color w:val="000000" w:themeColor="text1"/>
                        <w:sz w:val="24"/>
                        <w:szCs w:val="24"/>
                      </w:rPr>
                    </w:del>
                  </m:ctrlPr>
                </m:sSubPr>
                <m:e>
                  <m:r>
                    <w:del w:id="1397" w:author="智绘未来专利代理" w:date="2021-09-03T17:45:00Z">
                      <m:rPr>
                        <m:sty m:val="p"/>
                      </m:rPr>
                      <w:rPr>
                        <w:rFonts w:ascii="Cambria Math" w:hAnsi="Cambria Math" w:cs="Times New Roman"/>
                        <w:color w:val="000000" w:themeColor="text1"/>
                        <w:sz w:val="24"/>
                        <w:szCs w:val="24"/>
                      </w:rPr>
                      <m:t>L</m:t>
                    </w:del>
                  </m:r>
                </m:e>
                <m:sub>
                  <m:r>
                    <w:del w:id="1398" w:author="智绘未来专利代理" w:date="2021-09-03T17:45:00Z">
                      <w:rPr>
                        <w:rFonts w:ascii="Cambria Math" w:hAnsi="Cambria Math" w:cs="Times New Roman"/>
                        <w:color w:val="000000" w:themeColor="text1"/>
                        <w:sz w:val="24"/>
                        <w:szCs w:val="24"/>
                      </w:rPr>
                      <m:t>j</m:t>
                    </w:del>
                  </m:r>
                </m:sub>
              </m:sSub>
            </m:e>
          </m:nary>
        </m:oMath>
      </m:oMathPara>
    </w:p>
    <w:p w14:paraId="1A0857D9" w14:textId="1176C892" w:rsidR="002A7E6F" w:rsidRPr="00922F2A" w:rsidRDefault="002A7E6F" w:rsidP="00922F2A">
      <w:pPr>
        <w:pStyle w:val="00"/>
        <w:ind w:firstLine="480"/>
        <w:rPr>
          <w:ins w:id="1399" w:author="智绘未来专利代理" w:date="2021-09-03T17:45:00Z"/>
        </w:rPr>
      </w:pPr>
      <m:oMathPara>
        <m:oMathParaPr>
          <m:jc m:val="left"/>
        </m:oMathParaPr>
        <m:oMath>
          <m:sSub>
            <m:sSubPr>
              <m:ctrlPr>
                <w:ins w:id="1400" w:author="智绘未来专利代理" w:date="2021-09-03T17:45:00Z">
                  <w:rPr>
                    <w:rFonts w:ascii="Cambria Math" w:hAnsi="Cambria Math"/>
                    <w:iCs/>
                  </w:rPr>
                </w:ins>
              </m:ctrlPr>
            </m:sSubPr>
            <m:e>
              <m:acc>
                <m:accPr>
                  <m:chr m:val="̇"/>
                  <m:ctrlPr>
                    <w:ins w:id="1401" w:author="智绘未来专利代理" w:date="2021-09-03T17:45:00Z">
                      <w:rPr>
                        <w:rFonts w:ascii="Cambria Math" w:hAnsi="Cambria Math"/>
                        <w:iCs/>
                      </w:rPr>
                    </w:ins>
                  </m:ctrlPr>
                </m:accPr>
                <m:e>
                  <m:r>
                    <w:ins w:id="1402" w:author="智绘未来专利代理" w:date="2021-09-03T17:45:00Z">
                      <w:rPr>
                        <w:rFonts w:ascii="Cambria Math" w:hAnsi="Cambria Math"/>
                      </w:rPr>
                      <m:t>U</m:t>
                    </w:ins>
                  </m:r>
                </m:e>
              </m:acc>
            </m:e>
            <m:sub>
              <m:r>
                <w:ins w:id="1403" w:author="智绘未来专利代理" w:date="2021-09-03T17:45:00Z">
                  <m:rPr>
                    <m:sty m:val="p"/>
                  </m:rPr>
                  <w:rPr>
                    <w:rFonts w:ascii="Cambria Math" w:hAnsi="Cambria Math"/>
                  </w:rPr>
                  <m:t>1</m:t>
                </w:ins>
              </m:r>
            </m:sub>
          </m:sSub>
          <m:sSub>
            <m:sSubPr>
              <m:ctrlPr>
                <w:ins w:id="1404" w:author="智绘未来专利代理" w:date="2021-09-03T17:45:00Z">
                  <w:rPr>
                    <w:rFonts w:ascii="Cambria Math" w:hAnsi="Cambria Math"/>
                    <w:iCs/>
                  </w:rPr>
                </w:ins>
              </m:ctrlPr>
            </m:sSubPr>
            <m:e>
              <m:r>
                <w:ins w:id="1405" w:author="智绘未来专利代理" w:date="2021-09-03T17:45:00Z">
                  <w:rPr>
                    <w:rFonts w:ascii="Cambria Math" w:hAnsi="Cambria Math"/>
                  </w:rPr>
                  <m:t>T</m:t>
                </w:ins>
              </m:r>
            </m:e>
            <m:sub>
              <m:r>
                <w:ins w:id="1406" w:author="智绘未来专利代理" w:date="2021-09-03T17:45:00Z">
                  <w:rPr>
                    <w:rFonts w:ascii="Cambria Math" w:hAnsi="Cambria Math"/>
                  </w:rPr>
                  <m:t>i</m:t>
                </w:ins>
              </m:r>
            </m:sub>
          </m:sSub>
          <m:d>
            <m:dPr>
              <m:begChr m:val="["/>
              <m:endChr m:val="]"/>
              <m:ctrlPr>
                <w:ins w:id="1407" w:author="智绘未来专利代理" w:date="2021-09-03T17:45:00Z">
                  <w:rPr>
                    <w:rFonts w:ascii="Cambria Math" w:hAnsi="Cambria Math"/>
                  </w:rPr>
                </w:ins>
              </m:ctrlPr>
            </m:dPr>
            <m:e>
              <m:r>
                <w:ins w:id="1408" w:author="智绘未来专利代理" w:date="2021-09-03T17:45:00Z">
                  <m:rPr>
                    <m:sty m:val="p"/>
                  </m:rPr>
                  <w:rPr>
                    <w:rFonts w:ascii="Cambria Math" w:hAnsi="Cambria Math"/>
                  </w:rPr>
                  <m:t>0</m:t>
                </w:ins>
              </m:r>
            </m:e>
          </m:d>
          <m:r>
            <w:ins w:id="1409" w:author="智绘未来专利代理" w:date="2021-09-03T17:45:00Z">
              <m:rPr>
                <m:sty m:val="p"/>
              </m:rPr>
              <w:rPr>
                <w:rFonts w:ascii="Cambria Math" w:hAnsi="Cambria Math"/>
              </w:rPr>
              <m:t>=</m:t>
            </w:ins>
          </m:r>
          <m:f>
            <m:fPr>
              <m:ctrlPr>
                <w:ins w:id="1410" w:author="智绘未来专利代理" w:date="2021-09-03T17:45:00Z">
                  <w:rPr>
                    <w:rFonts w:ascii="Cambria Math" w:hAnsi="Cambria Math"/>
                  </w:rPr>
                </w:ins>
              </m:ctrlPr>
            </m:fPr>
            <m:num>
              <m:sSub>
                <m:sSubPr>
                  <m:ctrlPr>
                    <w:ins w:id="1411" w:author="智绘未来专利代理" w:date="2021-09-03T17:45:00Z">
                      <w:rPr>
                        <w:rFonts w:ascii="Cambria Math" w:hAnsi="Cambria Math"/>
                        <w:iCs/>
                      </w:rPr>
                    </w:ins>
                  </m:ctrlPr>
                </m:sSubPr>
                <m:e>
                  <m:acc>
                    <m:accPr>
                      <m:chr m:val="̇"/>
                      <m:ctrlPr>
                        <w:ins w:id="1412" w:author="智绘未来专利代理" w:date="2021-09-03T17:45:00Z">
                          <w:rPr>
                            <w:rFonts w:ascii="Cambria Math" w:hAnsi="Cambria Math"/>
                            <w:iCs/>
                          </w:rPr>
                        </w:ins>
                      </m:ctrlPr>
                    </m:accPr>
                    <m:e>
                      <m:r>
                        <w:ins w:id="1413" w:author="智绘未来专利代理" w:date="2021-09-03T17:45:00Z">
                          <w:rPr>
                            <w:rFonts w:ascii="Cambria Math" w:hAnsi="Cambria Math"/>
                          </w:rPr>
                          <m:t>U</m:t>
                        </w:ins>
                      </m:r>
                    </m:e>
                  </m:acc>
                </m:e>
                <m:sub>
                  <m:r>
                    <w:ins w:id="1414" w:author="智绘未来专利代理" w:date="2021-09-03T17:45:00Z">
                      <m:rPr>
                        <m:sty m:val="p"/>
                      </m:rPr>
                      <w:rPr>
                        <w:rFonts w:ascii="Cambria Math" w:hAnsi="Cambria Math"/>
                      </w:rPr>
                      <m:t>1</m:t>
                    </w:ins>
                  </m:r>
                </m:sub>
              </m:sSub>
              <m:sSub>
                <m:sSubPr>
                  <m:ctrlPr>
                    <w:ins w:id="1415" w:author="智绘未来专利代理" w:date="2021-09-03T17:45:00Z">
                      <w:rPr>
                        <w:rFonts w:ascii="Cambria Math" w:hAnsi="Cambria Math"/>
                      </w:rPr>
                    </w:ins>
                  </m:ctrlPr>
                </m:sSubPr>
                <m:e>
                  <m:r>
                    <w:ins w:id="1416" w:author="智绘未来专利代理" w:date="2021-09-03T17:45:00Z">
                      <w:rPr>
                        <w:rFonts w:ascii="Cambria Math" w:hAnsi="Cambria Math"/>
                      </w:rPr>
                      <m:t>T</m:t>
                    </w:ins>
                  </m:r>
                </m:e>
                <m:sub>
                  <m:r>
                    <w:ins w:id="1417" w:author="智绘未来专利代理" w:date="2021-09-03T17:45:00Z">
                      <w:rPr>
                        <w:rFonts w:ascii="Cambria Math" w:hAnsi="Cambria Math"/>
                      </w:rPr>
                      <m:t>i</m:t>
                    </w:ins>
                  </m:r>
                  <m:r>
                    <w:ins w:id="1418" w:author="智绘未来专利代理" w:date="2021-09-03T17:45:00Z">
                      <m:rPr>
                        <m:sty m:val="p"/>
                      </m:rPr>
                      <w:rPr>
                        <w:rFonts w:ascii="Cambria Math" w:hAnsi="Cambria Math"/>
                      </w:rPr>
                      <m:t>-1</m:t>
                    </w:ins>
                  </m:r>
                </m:sub>
              </m:sSub>
              <m:d>
                <m:dPr>
                  <m:begChr m:val="["/>
                  <m:endChr m:val="]"/>
                  <m:ctrlPr>
                    <w:ins w:id="1419" w:author="智绘未来专利代理" w:date="2021-09-03T17:45:00Z">
                      <w:rPr>
                        <w:rFonts w:ascii="Cambria Math" w:hAnsi="Cambria Math"/>
                      </w:rPr>
                    </w:ins>
                  </m:ctrlPr>
                </m:dPr>
                <m:e>
                  <m:r>
                    <w:ins w:id="1420" w:author="智绘未来专利代理" w:date="2021-09-03T17:45:00Z">
                      <m:rPr>
                        <m:sty m:val="p"/>
                      </m:rPr>
                      <w:rPr>
                        <w:rFonts w:ascii="Cambria Math" w:hAnsi="Cambria Math"/>
                      </w:rPr>
                      <m:t>0</m:t>
                    </w:ins>
                  </m:r>
                </m:e>
              </m:d>
              <m:r>
                <w:ins w:id="1421" w:author="智绘未来专利代理" w:date="2021-09-03T17:45:00Z">
                  <m:rPr>
                    <m:sty m:val="p"/>
                  </m:rPr>
                  <w:rPr>
                    <w:rFonts w:ascii="Cambria Math" w:hAnsi="Cambria Math"/>
                  </w:rPr>
                  <m:t>+</m:t>
                </w:ins>
              </m:r>
              <m:sSub>
                <m:sSubPr>
                  <m:ctrlPr>
                    <w:ins w:id="1422" w:author="智绘未来专利代理" w:date="2021-09-03T17:45:00Z">
                      <w:rPr>
                        <w:rFonts w:ascii="Cambria Math" w:hAnsi="Cambria Math"/>
                        <w:iCs/>
                      </w:rPr>
                    </w:ins>
                  </m:ctrlPr>
                </m:sSubPr>
                <m:e>
                  <m:acc>
                    <m:accPr>
                      <m:chr m:val="̇"/>
                      <m:ctrlPr>
                        <w:ins w:id="1423" w:author="智绘未来专利代理" w:date="2021-09-03T17:45:00Z">
                          <w:rPr>
                            <w:rFonts w:ascii="Cambria Math" w:hAnsi="Cambria Math"/>
                            <w:iCs/>
                          </w:rPr>
                        </w:ins>
                      </m:ctrlPr>
                    </m:accPr>
                    <m:e>
                      <m:r>
                        <w:ins w:id="1424" w:author="智绘未来专利代理" w:date="2021-09-03T17:45:00Z">
                          <w:rPr>
                            <w:rFonts w:ascii="Cambria Math" w:hAnsi="Cambria Math"/>
                          </w:rPr>
                          <m:t>U</m:t>
                        </w:ins>
                      </m:r>
                    </m:e>
                  </m:acc>
                </m:e>
                <m:sub>
                  <m:r>
                    <w:ins w:id="1425" w:author="智绘未来专利代理" w:date="2021-09-03T17:45:00Z">
                      <m:rPr>
                        <m:sty m:val="p"/>
                      </m:rPr>
                      <w:rPr>
                        <w:rFonts w:ascii="Cambria Math" w:hAnsi="Cambria Math"/>
                      </w:rPr>
                      <m:t>1</m:t>
                    </w:ins>
                  </m:r>
                </m:sub>
              </m:sSub>
              <m:sSub>
                <m:sSubPr>
                  <m:ctrlPr>
                    <w:ins w:id="1426" w:author="智绘未来专利代理" w:date="2021-09-03T17:45:00Z">
                      <w:rPr>
                        <w:rFonts w:ascii="Cambria Math" w:hAnsi="Cambria Math"/>
                      </w:rPr>
                    </w:ins>
                  </m:ctrlPr>
                </m:sSubPr>
                <m:e>
                  <m:r>
                    <w:ins w:id="1427" w:author="智绘未来专利代理" w:date="2021-09-03T17:45:00Z">
                      <w:rPr>
                        <w:rFonts w:ascii="Cambria Math" w:hAnsi="Cambria Math"/>
                      </w:rPr>
                      <m:t>T</m:t>
                    </w:ins>
                  </m:r>
                </m:e>
                <m:sub>
                  <m:r>
                    <w:ins w:id="1428" w:author="智绘未来专利代理" w:date="2021-09-03T17:45:00Z">
                      <w:rPr>
                        <w:rFonts w:ascii="Cambria Math" w:hAnsi="Cambria Math"/>
                      </w:rPr>
                      <m:t>i</m:t>
                    </w:ins>
                  </m:r>
                  <m:r>
                    <w:ins w:id="1429" w:author="智绘未来专利代理" w:date="2021-09-03T17:45:00Z">
                      <m:rPr>
                        <m:sty m:val="p"/>
                      </m:rPr>
                      <w:rPr>
                        <w:rFonts w:ascii="Cambria Math" w:hAnsi="Cambria Math"/>
                      </w:rPr>
                      <m:t>-1</m:t>
                    </w:ins>
                  </m:r>
                </m:sub>
              </m:sSub>
              <m:d>
                <m:dPr>
                  <m:begChr m:val="["/>
                  <m:endChr m:val="]"/>
                  <m:ctrlPr>
                    <w:ins w:id="1430" w:author="智绘未来专利代理" w:date="2021-09-03T17:45:00Z">
                      <w:rPr>
                        <w:rFonts w:ascii="Cambria Math" w:hAnsi="Cambria Math"/>
                      </w:rPr>
                    </w:ins>
                  </m:ctrlPr>
                </m:dPr>
                <m:e>
                  <m:r>
                    <w:ins w:id="1431" w:author="智绘未来专利代理" w:date="2021-09-03T17:45:00Z">
                      <m:rPr>
                        <m:sty m:val="p"/>
                      </m:rPr>
                      <w:rPr>
                        <w:rFonts w:ascii="Cambria Math" w:hAnsi="Cambria Math"/>
                      </w:rPr>
                      <m:t>1</m:t>
                    </w:ins>
                  </m:r>
                </m:e>
              </m:d>
            </m:num>
            <m:den>
              <m:r>
                <w:ins w:id="1432" w:author="智绘未来专利代理" w:date="2021-09-03T17:45:00Z">
                  <m:rPr>
                    <m:sty m:val="p"/>
                  </m:rPr>
                  <w:rPr>
                    <w:rFonts w:ascii="Cambria Math" w:hAnsi="Cambria Math"/>
                  </w:rPr>
                  <m:t>2</m:t>
                </w:ins>
              </m:r>
            </m:den>
          </m:f>
          <m:r>
            <w:ins w:id="1433" w:author="智绘未来专利代理" w:date="2021-09-03T17:45:00Z">
              <m:rPr>
                <m:sty m:val="p"/>
              </m:rPr>
              <w:rPr>
                <w:rFonts w:ascii="Cambria Math" w:hAnsi="Cambria Math"/>
              </w:rPr>
              <m:t>-</m:t>
            </w:ins>
          </m:r>
          <m:sSub>
            <m:sSubPr>
              <m:ctrlPr>
                <w:ins w:id="1434" w:author="智绘未来专利代理" w:date="2021-09-03T17:45:00Z">
                  <w:rPr>
                    <w:rFonts w:ascii="Cambria Math" w:hAnsi="Cambria Math"/>
                    <w:iCs/>
                  </w:rPr>
                </w:ins>
              </m:ctrlPr>
            </m:sSubPr>
            <m:e>
              <m:r>
                <w:ins w:id="1435" w:author="智绘未来专利代理" w:date="2021-09-03T17:45:00Z">
                  <w:rPr>
                    <w:rFonts w:ascii="Cambria Math" w:hAnsi="Cambria Math"/>
                  </w:rPr>
                  <m:t>Z</m:t>
                </w:ins>
              </m:r>
            </m:e>
            <m:sub>
              <m:r>
                <w:ins w:id="1436" w:author="智绘未来专利代理" w:date="2021-09-03T17:45:00Z">
                  <m:rPr>
                    <m:sty m:val="p"/>
                  </m:rPr>
                  <w:rPr>
                    <w:rFonts w:ascii="Cambria Math" w:hAnsi="Cambria Math"/>
                  </w:rPr>
                  <m:t>1</m:t>
                </w:ins>
              </m:r>
            </m:sub>
          </m:sSub>
          <m:r>
            <w:ins w:id="1437" w:author="智绘未来专利代理" w:date="2021-09-03T17:45:00Z">
              <m:rPr>
                <m:sty m:val="p"/>
              </m:rPr>
              <w:rPr>
                <w:rFonts w:ascii="Cambria Math" w:hAnsi="Cambria Math"/>
              </w:rPr>
              <m:t>*</m:t>
            </w:ins>
          </m:r>
          <m:sSub>
            <m:sSubPr>
              <m:ctrlPr>
                <w:ins w:id="1438" w:author="智绘未来专利代理" w:date="2021-09-03T17:45:00Z">
                  <w:rPr>
                    <w:rFonts w:ascii="Cambria Math" w:hAnsi="Cambria Math"/>
                  </w:rPr>
                </w:ins>
              </m:ctrlPr>
            </m:sSubPr>
            <m:e>
              <m:r>
                <w:ins w:id="1439" w:author="智绘未来专利代理" w:date="2021-09-03T17:45:00Z">
                  <w:rPr>
                    <w:rFonts w:ascii="Cambria Math" w:hAnsi="Cambria Math"/>
                  </w:rPr>
                  <m:t>LenT</m:t>
                </w:ins>
              </m:r>
            </m:e>
            <m:sub>
              <m:r>
                <w:ins w:id="1440" w:author="智绘未来专利代理" w:date="2021-09-03T17:45:00Z">
                  <w:rPr>
                    <w:rFonts w:ascii="Cambria Math" w:hAnsi="Cambria Math"/>
                  </w:rPr>
                  <m:t>i</m:t>
                </w:ins>
              </m:r>
              <m:r>
                <w:ins w:id="1441" w:author="智绘未来专利代理" w:date="2021-09-03T17:45:00Z">
                  <m:rPr>
                    <m:sty m:val="p"/>
                  </m:rPr>
                  <w:rPr>
                    <w:rFonts w:ascii="Cambria Math" w:hAnsi="Cambria Math"/>
                  </w:rPr>
                  <m:t>-1</m:t>
                </w:ins>
              </m:r>
            </m:sub>
          </m:sSub>
          <m:r>
            <w:ins w:id="1442" w:author="智绘未来专利代理" w:date="2021-09-03T17:45:00Z">
              <m:rPr>
                <m:sty m:val="p"/>
              </m:rPr>
              <w:rPr>
                <w:rFonts w:ascii="Cambria Math" w:hAnsi="Cambria Math"/>
              </w:rPr>
              <m:t>*</m:t>
            </w:ins>
          </m:r>
          <m:nary>
            <m:naryPr>
              <m:chr m:val="∑"/>
              <m:limLoc m:val="undOvr"/>
              <m:ctrlPr>
                <w:ins w:id="1443" w:author="智绘未来专利代理" w:date="2021-09-03T17:45:00Z">
                  <w:rPr>
                    <w:rFonts w:ascii="Cambria Math" w:hAnsi="Cambria Math"/>
                  </w:rPr>
                </w:ins>
              </m:ctrlPr>
            </m:naryPr>
            <m:sub>
              <m:r>
                <w:ins w:id="1444" w:author="智绘未来专利代理" w:date="2021-09-03T17:45:00Z">
                  <w:rPr>
                    <w:rFonts w:ascii="Cambria Math" w:hAnsi="Cambria Math"/>
                  </w:rPr>
                  <m:t>j</m:t>
                </w:ins>
              </m:r>
              <m:r>
                <w:ins w:id="1445" w:author="智绘未来专利代理" w:date="2021-09-03T17:45:00Z">
                  <m:rPr>
                    <m:sty m:val="p"/>
                  </m:rPr>
                  <w:rPr>
                    <w:rFonts w:ascii="Cambria Math" w:hAnsi="Cambria Math"/>
                  </w:rPr>
                  <m:t>=1</m:t>
                </w:ins>
              </m:r>
            </m:sub>
            <m:sup>
              <m:r>
                <w:ins w:id="1446" w:author="智绘未来专利代理" w:date="2021-09-03T17:45:00Z">
                  <w:rPr>
                    <w:rFonts w:ascii="Cambria Math" w:hAnsi="Cambria Math"/>
                  </w:rPr>
                  <m:t>i</m:t>
                </w:ins>
              </m:r>
            </m:sup>
            <m:e>
              <m:sSub>
                <m:sSubPr>
                  <m:ctrlPr>
                    <w:ins w:id="1447" w:author="智绘未来专利代理" w:date="2021-09-03T17:45:00Z">
                      <w:rPr>
                        <w:rFonts w:ascii="Cambria Math" w:hAnsi="Cambria Math"/>
                        <w:iCs/>
                      </w:rPr>
                    </w:ins>
                  </m:ctrlPr>
                </m:sSubPr>
                <m:e>
                  <m:acc>
                    <m:accPr>
                      <m:chr m:val="̇"/>
                      <m:ctrlPr>
                        <w:ins w:id="1448" w:author="智绘未来专利代理" w:date="2021-09-03T17:45:00Z">
                          <w:rPr>
                            <w:rFonts w:ascii="Cambria Math" w:hAnsi="Cambria Math"/>
                            <w:iCs/>
                          </w:rPr>
                        </w:ins>
                      </m:ctrlPr>
                    </m:accPr>
                    <m:e>
                      <m:r>
                        <w:ins w:id="1449" w:author="智绘未来专利代理" w:date="2021-09-03T17:45:00Z">
                          <w:rPr>
                            <w:rFonts w:ascii="Cambria Math" w:hAnsi="Cambria Math"/>
                          </w:rPr>
                          <m:t>I</m:t>
                        </w:ins>
                      </m:r>
                    </m:e>
                  </m:acc>
                </m:e>
                <m:sub>
                  <m:r>
                    <w:ins w:id="1450" w:author="智绘未来专利代理" w:date="2021-09-03T17:45:00Z">
                      <m:rPr>
                        <m:sty m:val="p"/>
                      </m:rPr>
                      <w:rPr>
                        <w:rFonts w:ascii="Cambria Math" w:hAnsi="Cambria Math"/>
                      </w:rPr>
                      <m:t>1</m:t>
                    </w:ins>
                  </m:r>
                </m:sub>
              </m:sSub>
              <m:sSub>
                <m:sSubPr>
                  <m:ctrlPr>
                    <w:ins w:id="1451" w:author="智绘未来专利代理" w:date="2021-09-03T17:45:00Z">
                      <w:rPr>
                        <w:rFonts w:ascii="Cambria Math" w:hAnsi="Cambria Math"/>
                        <w:iCs/>
                      </w:rPr>
                    </w:ins>
                  </m:ctrlPr>
                </m:sSubPr>
                <m:e>
                  <m:r>
                    <w:ins w:id="1452" w:author="智绘未来专利代理" w:date="2021-09-03T17:45:00Z">
                      <w:rPr>
                        <w:rFonts w:ascii="Cambria Math" w:hAnsi="Cambria Math"/>
                      </w:rPr>
                      <m:t>L</m:t>
                    </w:ins>
                  </m:r>
                </m:e>
                <m:sub>
                  <m:r>
                    <w:ins w:id="1453" w:author="智绘未来专利代理" w:date="2021-09-03T17:45:00Z">
                      <w:rPr>
                        <w:rFonts w:ascii="Cambria Math" w:hAnsi="Cambria Math"/>
                      </w:rPr>
                      <m:t>j</m:t>
                    </w:ins>
                  </m:r>
                </m:sub>
              </m:sSub>
            </m:e>
          </m:nary>
        </m:oMath>
      </m:oMathPara>
    </w:p>
    <w:p w14:paraId="4D1EF061" w14:textId="23E4510D" w:rsidR="002A7E6F" w:rsidRPr="009B1CC0" w:rsidRDefault="002A7E6F" w:rsidP="00922F2A">
      <w:pPr>
        <w:pStyle w:val="00"/>
        <w:ind w:firstLine="480"/>
      </w:pPr>
      <w:r w:rsidRPr="009B1CC0">
        <w:rPr>
          <w:rFonts w:hint="eastAsia"/>
        </w:rPr>
        <w:t>其中，</w:t>
      </w:r>
      <m:oMath>
        <m:r>
          <m:rPr>
            <m:sty m:val="p"/>
          </m:rPr>
          <w:rPr>
            <w:rFonts w:ascii="Cambria Math" w:hAnsi="Cambria Math"/>
          </w:rPr>
          <m:t>2≤</m:t>
        </m:r>
        <m:r>
          <w:rPr>
            <w:rFonts w:ascii="Cambria Math" w:hAnsi="Cambria Math"/>
          </w:rPr>
          <m:t>i</m:t>
        </m:r>
        <m:r>
          <m:rPr>
            <m:sty m:val="p"/>
          </m:rPr>
          <w:rPr>
            <w:rFonts w:ascii="Cambria Math" w:hAnsi="Cambria Math"/>
          </w:rPr>
          <m:t>≤</m:t>
        </m:r>
        <m:r>
          <w:del w:id="1454" w:author="智绘未来专利代理" w:date="2021-09-03T17:45:00Z">
            <m:rPr>
              <m:sty m:val="p"/>
            </m:rPr>
            <w:rPr>
              <w:rFonts w:ascii="Cambria Math" w:hAnsi="Cambria Math"/>
              <w:color w:val="000000" w:themeColor="text1"/>
              <w:lang w:bidi="en-US"/>
            </w:rPr>
            <m:t>N</m:t>
          </w:del>
        </m:r>
        <m:r>
          <w:ins w:id="1455" w:author="智绘未来专利代理" w:date="2021-09-03T17:45:00Z">
            <w:rPr>
              <w:rFonts w:ascii="Cambria Math" w:hAnsi="Cambria Math"/>
            </w:rPr>
            <m:t>N</m:t>
          </w:ins>
        </m:r>
      </m:oMath>
      <w:r w:rsidRPr="009B1CC0">
        <w:rPr>
          <w:rFonts w:hint="eastAsia"/>
        </w:rPr>
        <w:t>。</w:t>
      </w:r>
    </w:p>
    <w:p w14:paraId="36F89D32" w14:textId="09061D05" w:rsidR="002A7E6F" w:rsidRPr="009B1CC0" w:rsidRDefault="002A7E6F" w:rsidP="00922F2A">
      <w:pPr>
        <w:pStyle w:val="00"/>
        <w:ind w:firstLine="480"/>
      </w:pPr>
      <w:r w:rsidRPr="009B1CC0">
        <w:rPr>
          <w:rFonts w:hint="eastAsia"/>
        </w:rPr>
        <w:t>按</w:t>
      </w:r>
      <w:r w:rsidRPr="009B1CC0">
        <w:rPr>
          <w:rFonts w:hint="eastAsia"/>
        </w:rPr>
        <w:t>T</w:t>
      </w:r>
      <w:r w:rsidRPr="009B1CC0">
        <w:rPr>
          <w:rFonts w:hint="eastAsia"/>
        </w:rPr>
        <w:t>节点序号从小到大推导相邻</w:t>
      </w:r>
      <w:r w:rsidRPr="009B1CC0">
        <w:rPr>
          <w:rFonts w:hint="eastAsia"/>
        </w:rPr>
        <w:t>T</w:t>
      </w:r>
      <w:r w:rsidRPr="009B1CC0">
        <w:rPr>
          <w:rFonts w:hint="eastAsia"/>
        </w:rPr>
        <w:t>节点负序</w:t>
      </w:r>
      <w:del w:id="1456" w:author="智绘未来专利代理" w:date="2021-09-03T17:45:00Z">
        <w:r w:rsidR="0043536A">
          <w:rPr>
            <w:rFonts w:hint="eastAsia"/>
            <w:color w:val="000000" w:themeColor="text1"/>
            <w:lang w:bidi="en-US"/>
          </w:rPr>
          <w:delText>电压的方法为：</w:delText>
        </w:r>
      </w:del>
      <w:ins w:id="1457" w:author="智绘未来专利代理" w:date="2021-09-03T17:45:00Z">
        <w:r w:rsidR="0063659D">
          <w:rPr>
            <w:rFonts w:hint="eastAsia"/>
          </w:rPr>
          <w:t>以如下公式表示，</w:t>
        </w:r>
      </w:ins>
    </w:p>
    <w:p w14:paraId="4A93EC42" w14:textId="77777777" w:rsidR="00190AAD" w:rsidRDefault="0043536A">
      <w:pPr>
        <w:pStyle w:val="af8"/>
        <w:ind w:left="840" w:firstLineChars="0" w:firstLine="0"/>
        <w:rPr>
          <w:del w:id="1458" w:author="智绘未来专利代理" w:date="2021-09-03T17:45:00Z"/>
          <w:color w:val="000000" w:themeColor="text1"/>
          <w:sz w:val="24"/>
          <w:szCs w:val="24"/>
        </w:rPr>
      </w:pPr>
      <m:oMathPara>
        <m:oMathParaPr>
          <m:jc m:val="left"/>
        </m:oMathParaPr>
        <m:oMath>
          <m:sSub>
            <m:sSubPr>
              <m:ctrlPr>
                <w:del w:id="1459" w:author="智绘未来专利代理" w:date="2021-09-03T17:45:00Z">
                  <w:rPr>
                    <w:rFonts w:ascii="Cambria Math" w:hAnsi="Cambria Math" w:cs="Times New Roman"/>
                    <w:iCs/>
                    <w:color w:val="000000" w:themeColor="text1"/>
                    <w:sz w:val="24"/>
                    <w:szCs w:val="24"/>
                  </w:rPr>
                </w:del>
              </m:ctrlPr>
            </m:sSubPr>
            <m:e>
              <m:acc>
                <m:accPr>
                  <m:chr m:val="̇"/>
                  <m:ctrlPr>
                    <w:del w:id="1460" w:author="智绘未来专利代理" w:date="2021-09-03T17:45:00Z">
                      <w:rPr>
                        <w:rFonts w:ascii="Cambria Math" w:hAnsi="Cambria Math" w:cs="Times New Roman"/>
                        <w:iCs/>
                        <w:color w:val="000000" w:themeColor="text1"/>
                        <w:sz w:val="24"/>
                        <w:szCs w:val="24"/>
                      </w:rPr>
                    </w:del>
                  </m:ctrlPr>
                </m:accPr>
                <m:e>
                  <m:r>
                    <w:del w:id="1461" w:author="智绘未来专利代理" w:date="2021-09-03T17:45:00Z">
                      <w:rPr>
                        <w:rFonts w:ascii="Cambria Math" w:hAnsi="Cambria Math" w:cs="Times New Roman"/>
                        <w:color w:val="000000" w:themeColor="text1"/>
                        <w:sz w:val="24"/>
                        <w:szCs w:val="24"/>
                      </w:rPr>
                      <m:t>U</m:t>
                    </w:del>
                  </m:r>
                </m:e>
              </m:acc>
            </m:e>
            <m:sub>
              <m:r>
                <w:del w:id="1462" w:author="智绘未来专利代理" w:date="2021-09-03T17:45:00Z">
                  <m:rPr>
                    <m:sty m:val="p"/>
                  </m:rPr>
                  <w:rPr>
                    <w:rFonts w:ascii="Cambria Math" w:hAnsi="Cambria Math" w:cs="Times New Roman"/>
                    <w:color w:val="000000" w:themeColor="text1"/>
                    <w:sz w:val="24"/>
                    <w:szCs w:val="24"/>
                    <w:vertAlign w:val="subscript"/>
                  </w:rPr>
                  <m:t>2</m:t>
                </w:del>
              </m:r>
            </m:sub>
          </m:sSub>
          <m:sSub>
            <m:sSubPr>
              <m:ctrlPr>
                <w:del w:id="1463" w:author="智绘未来专利代理" w:date="2021-09-03T17:45:00Z">
                  <w:rPr>
                    <w:rFonts w:ascii="Cambria Math" w:hAnsi="Cambria Math" w:cs="Times New Roman"/>
                    <w:iCs/>
                    <w:color w:val="000000" w:themeColor="text1"/>
                    <w:sz w:val="24"/>
                    <w:szCs w:val="24"/>
                  </w:rPr>
                </w:del>
              </m:ctrlPr>
            </m:sSubPr>
            <m:e>
              <m:r>
                <w:del w:id="1464" w:author="智绘未来专利代理" w:date="2021-09-03T17:45:00Z">
                  <m:rPr>
                    <m:sty m:val="p"/>
                  </m:rPr>
                  <w:rPr>
                    <w:rFonts w:ascii="Cambria Math" w:hAnsi="Cambria Math" w:cs="Times New Roman"/>
                    <w:color w:val="000000" w:themeColor="text1"/>
                    <w:sz w:val="24"/>
                    <w:szCs w:val="24"/>
                  </w:rPr>
                  <m:t>T</m:t>
                </w:del>
              </m:r>
            </m:e>
            <m:sub>
              <m:r>
                <w:del w:id="1465" w:author="智绘未来专利代理" w:date="2021-09-03T17:45:00Z">
                  <w:rPr>
                    <w:rFonts w:ascii="Cambria Math" w:hAnsi="Cambria Math" w:cs="Times New Roman"/>
                    <w:color w:val="000000" w:themeColor="text1"/>
                    <w:sz w:val="24"/>
                    <w:szCs w:val="24"/>
                  </w:rPr>
                  <m:t>i</m:t>
                </w:del>
              </m:r>
            </m:sub>
          </m:sSub>
          <m:d>
            <m:dPr>
              <m:begChr m:val="["/>
              <m:endChr m:val="]"/>
              <m:ctrlPr>
                <w:del w:id="1466" w:author="智绘未来专利代理" w:date="2021-09-03T17:45:00Z">
                  <w:rPr>
                    <w:rFonts w:ascii="Cambria Math" w:hAnsi="Cambria Math" w:cs="Times New Roman"/>
                    <w:color w:val="000000" w:themeColor="text1"/>
                    <w:sz w:val="24"/>
                    <w:szCs w:val="24"/>
                  </w:rPr>
                </w:del>
              </m:ctrlPr>
            </m:dPr>
            <m:e>
              <m:r>
                <w:del w:id="1467" w:author="智绘未来专利代理" w:date="2021-09-03T17:45:00Z">
                  <m:rPr>
                    <m:sty m:val="p"/>
                  </m:rPr>
                  <w:rPr>
                    <w:rFonts w:ascii="Cambria Math" w:hAnsi="Cambria Math" w:cs="Times New Roman"/>
                    <w:color w:val="000000" w:themeColor="text1"/>
                    <w:sz w:val="24"/>
                    <w:szCs w:val="24"/>
                  </w:rPr>
                  <m:t>0</m:t>
                </w:del>
              </m:r>
            </m:e>
          </m:d>
          <m:r>
            <w:del w:id="1468" w:author="智绘未来专利代理" w:date="2021-09-03T17:45:00Z">
              <m:rPr>
                <m:sty m:val="p"/>
              </m:rPr>
              <w:rPr>
                <w:rFonts w:ascii="Cambria Math" w:hAnsi="Cambria Math" w:cs="Times New Roman"/>
                <w:color w:val="000000" w:themeColor="text1"/>
                <w:sz w:val="24"/>
                <w:szCs w:val="24"/>
              </w:rPr>
              <m:t>=</m:t>
            </w:del>
          </m:r>
          <m:f>
            <m:fPr>
              <m:ctrlPr>
                <w:del w:id="1469" w:author="智绘未来专利代理" w:date="2021-09-03T17:45:00Z">
                  <w:rPr>
                    <w:rFonts w:ascii="Cambria Math" w:hAnsi="Cambria Math" w:cs="Times New Roman"/>
                    <w:color w:val="000000" w:themeColor="text1"/>
                    <w:sz w:val="24"/>
                    <w:szCs w:val="24"/>
                  </w:rPr>
                </w:del>
              </m:ctrlPr>
            </m:fPr>
            <m:num>
              <m:sSub>
                <m:sSubPr>
                  <m:ctrlPr>
                    <w:del w:id="1470" w:author="智绘未来专利代理" w:date="2021-09-03T17:45:00Z">
                      <w:rPr>
                        <w:rFonts w:ascii="Cambria Math" w:hAnsi="Cambria Math" w:cs="Times New Roman"/>
                        <w:iCs/>
                        <w:color w:val="000000" w:themeColor="text1"/>
                        <w:sz w:val="24"/>
                        <w:szCs w:val="24"/>
                      </w:rPr>
                    </w:del>
                  </m:ctrlPr>
                </m:sSubPr>
                <m:e>
                  <m:acc>
                    <m:accPr>
                      <m:chr m:val="̇"/>
                      <m:ctrlPr>
                        <w:del w:id="1471" w:author="智绘未来专利代理" w:date="2021-09-03T17:45:00Z">
                          <w:rPr>
                            <w:rFonts w:ascii="Cambria Math" w:hAnsi="Cambria Math" w:cs="Times New Roman"/>
                            <w:iCs/>
                            <w:color w:val="000000" w:themeColor="text1"/>
                            <w:sz w:val="24"/>
                            <w:szCs w:val="24"/>
                          </w:rPr>
                        </w:del>
                      </m:ctrlPr>
                    </m:accPr>
                    <m:e>
                      <m:r>
                        <w:del w:id="1472" w:author="智绘未来专利代理" w:date="2021-09-03T17:45:00Z">
                          <w:rPr>
                            <w:rFonts w:ascii="Cambria Math" w:hAnsi="Cambria Math" w:cs="Times New Roman"/>
                            <w:color w:val="000000" w:themeColor="text1"/>
                            <w:sz w:val="24"/>
                            <w:szCs w:val="24"/>
                          </w:rPr>
                          <m:t>U</m:t>
                        </w:del>
                      </m:r>
                    </m:e>
                  </m:acc>
                </m:e>
                <m:sub>
                  <m:r>
                    <w:del w:id="1473" w:author="智绘未来专利代理" w:date="2021-09-03T17:45:00Z">
                      <m:rPr>
                        <m:sty m:val="p"/>
                      </m:rPr>
                      <w:rPr>
                        <w:rFonts w:ascii="Cambria Math" w:hAnsi="Cambria Math" w:cs="Times New Roman"/>
                        <w:color w:val="000000" w:themeColor="text1"/>
                        <w:sz w:val="24"/>
                        <w:szCs w:val="24"/>
                        <w:vertAlign w:val="subscript"/>
                      </w:rPr>
                      <m:t>2</m:t>
                    </w:del>
                  </m:r>
                </m:sub>
              </m:sSub>
              <m:sSub>
                <m:sSubPr>
                  <m:ctrlPr>
                    <w:del w:id="1474" w:author="智绘未来专利代理" w:date="2021-09-03T17:45:00Z">
                      <w:rPr>
                        <w:rFonts w:ascii="Cambria Math" w:hAnsi="Cambria Math" w:cs="Times New Roman"/>
                        <w:color w:val="000000" w:themeColor="text1"/>
                        <w:sz w:val="24"/>
                        <w:szCs w:val="24"/>
                      </w:rPr>
                    </w:del>
                  </m:ctrlPr>
                </m:sSubPr>
                <m:e>
                  <m:r>
                    <w:del w:id="1475" w:author="智绘未来专利代理" w:date="2021-09-03T17:45:00Z">
                      <m:rPr>
                        <m:sty m:val="p"/>
                      </m:rPr>
                      <w:rPr>
                        <w:rFonts w:ascii="Cambria Math" w:hAnsi="Cambria Math" w:cs="Times New Roman"/>
                        <w:color w:val="000000" w:themeColor="text1"/>
                        <w:sz w:val="24"/>
                        <w:szCs w:val="24"/>
                      </w:rPr>
                      <m:t>T</m:t>
                    </w:del>
                  </m:r>
                </m:e>
                <m:sub>
                  <m:r>
                    <w:del w:id="1476" w:author="智绘未来专利代理" w:date="2021-09-03T17:45:00Z">
                      <w:rPr>
                        <w:rFonts w:ascii="Cambria Math" w:hAnsi="Cambria Math" w:cs="Times New Roman"/>
                        <w:color w:val="000000" w:themeColor="text1"/>
                        <w:sz w:val="24"/>
                        <w:szCs w:val="24"/>
                      </w:rPr>
                      <m:t>i</m:t>
                    </w:del>
                  </m:r>
                  <m:r>
                    <w:del w:id="1477" w:author="智绘未来专利代理" w:date="2021-09-03T17:45:00Z">
                      <m:rPr>
                        <m:sty m:val="p"/>
                      </m:rPr>
                      <w:rPr>
                        <w:rFonts w:ascii="Cambria Math" w:hAnsi="Cambria Math" w:cs="Times New Roman"/>
                        <w:color w:val="000000" w:themeColor="text1"/>
                        <w:sz w:val="24"/>
                        <w:szCs w:val="24"/>
                        <w:vertAlign w:val="subscript"/>
                      </w:rPr>
                      <m:t>-</m:t>
                    </w:del>
                  </m:r>
                  <m:r>
                    <w:del w:id="1478" w:author="智绘未来专利代理" w:date="2021-09-03T17:45:00Z">
                      <m:rPr>
                        <m:sty m:val="p"/>
                      </m:rPr>
                      <w:rPr>
                        <w:rFonts w:ascii="Cambria Math" w:hAnsi="Cambria Math" w:cs="Times New Roman"/>
                        <w:color w:val="000000" w:themeColor="text1"/>
                        <w:sz w:val="24"/>
                        <w:szCs w:val="24"/>
                        <w:vertAlign w:val="subscript"/>
                      </w:rPr>
                      <m:t>1</m:t>
                    </w:del>
                  </m:r>
                </m:sub>
              </m:sSub>
              <m:d>
                <m:dPr>
                  <m:begChr m:val="["/>
                  <m:endChr m:val="]"/>
                  <m:ctrlPr>
                    <w:del w:id="1479" w:author="智绘未来专利代理" w:date="2021-09-03T17:45:00Z">
                      <w:rPr>
                        <w:rFonts w:ascii="Cambria Math" w:hAnsi="Cambria Math" w:cs="Times New Roman"/>
                        <w:color w:val="000000" w:themeColor="text1"/>
                        <w:sz w:val="24"/>
                        <w:szCs w:val="24"/>
                      </w:rPr>
                    </w:del>
                  </m:ctrlPr>
                </m:dPr>
                <m:e>
                  <m:r>
                    <w:del w:id="1480" w:author="智绘未来专利代理" w:date="2021-09-03T17:45:00Z">
                      <m:rPr>
                        <m:sty m:val="p"/>
                      </m:rPr>
                      <w:rPr>
                        <w:rFonts w:ascii="Cambria Math" w:hAnsi="Cambria Math" w:cs="Times New Roman"/>
                        <w:color w:val="000000" w:themeColor="text1"/>
                        <w:sz w:val="24"/>
                        <w:szCs w:val="24"/>
                      </w:rPr>
                      <m:t>0</m:t>
                    </w:del>
                  </m:r>
                </m:e>
              </m:d>
              <m:r>
                <w:del w:id="1481" w:author="智绘未来专利代理" w:date="2021-09-03T17:45:00Z">
                  <m:rPr>
                    <m:sty m:val="p"/>
                  </m:rPr>
                  <w:rPr>
                    <w:rFonts w:ascii="Cambria Math" w:hAnsi="Cambria Math" w:cs="Times New Roman"/>
                    <w:color w:val="000000" w:themeColor="text1"/>
                    <w:sz w:val="24"/>
                    <w:szCs w:val="24"/>
                  </w:rPr>
                  <m:t>+</m:t>
                </w:del>
              </m:r>
              <m:sSub>
                <m:sSubPr>
                  <m:ctrlPr>
                    <w:del w:id="1482" w:author="智绘未来专利代理" w:date="2021-09-03T17:45:00Z">
                      <w:rPr>
                        <w:rFonts w:ascii="Cambria Math" w:hAnsi="Cambria Math" w:cs="Times New Roman"/>
                        <w:iCs/>
                        <w:color w:val="000000" w:themeColor="text1"/>
                        <w:sz w:val="24"/>
                        <w:szCs w:val="24"/>
                      </w:rPr>
                    </w:del>
                  </m:ctrlPr>
                </m:sSubPr>
                <m:e>
                  <m:acc>
                    <m:accPr>
                      <m:chr m:val="̇"/>
                      <m:ctrlPr>
                        <w:del w:id="1483" w:author="智绘未来专利代理" w:date="2021-09-03T17:45:00Z">
                          <w:rPr>
                            <w:rFonts w:ascii="Cambria Math" w:hAnsi="Cambria Math" w:cs="Times New Roman"/>
                            <w:iCs/>
                            <w:color w:val="000000" w:themeColor="text1"/>
                            <w:sz w:val="24"/>
                            <w:szCs w:val="24"/>
                          </w:rPr>
                        </w:del>
                      </m:ctrlPr>
                    </m:accPr>
                    <m:e>
                      <m:r>
                        <w:del w:id="1484" w:author="智绘未来专利代理" w:date="2021-09-03T17:45:00Z">
                          <w:rPr>
                            <w:rFonts w:ascii="Cambria Math" w:hAnsi="Cambria Math" w:cs="Times New Roman"/>
                            <w:color w:val="000000" w:themeColor="text1"/>
                            <w:sz w:val="24"/>
                            <w:szCs w:val="24"/>
                          </w:rPr>
                          <m:t>U</m:t>
                        </w:del>
                      </m:r>
                    </m:e>
                  </m:acc>
                </m:e>
                <m:sub>
                  <m:r>
                    <w:del w:id="1485" w:author="智绘未来专利代理" w:date="2021-09-03T17:45:00Z">
                      <m:rPr>
                        <m:sty m:val="p"/>
                      </m:rPr>
                      <w:rPr>
                        <w:rFonts w:ascii="Cambria Math" w:hAnsi="Cambria Math" w:cs="Times New Roman"/>
                        <w:color w:val="000000" w:themeColor="text1"/>
                        <w:sz w:val="24"/>
                        <w:szCs w:val="24"/>
                        <w:vertAlign w:val="subscript"/>
                      </w:rPr>
                      <m:t>2</m:t>
                    </w:del>
                  </m:r>
                </m:sub>
              </m:sSub>
              <m:sSub>
                <m:sSubPr>
                  <m:ctrlPr>
                    <w:del w:id="1486" w:author="智绘未来专利代理" w:date="2021-09-03T17:45:00Z">
                      <w:rPr>
                        <w:rFonts w:ascii="Cambria Math" w:hAnsi="Cambria Math" w:cs="Times New Roman"/>
                        <w:color w:val="000000" w:themeColor="text1"/>
                        <w:sz w:val="24"/>
                        <w:szCs w:val="24"/>
                      </w:rPr>
                    </w:del>
                  </m:ctrlPr>
                </m:sSubPr>
                <m:e>
                  <m:r>
                    <w:del w:id="1487" w:author="智绘未来专利代理" w:date="2021-09-03T17:45:00Z">
                      <m:rPr>
                        <m:sty m:val="p"/>
                      </m:rPr>
                      <w:rPr>
                        <w:rFonts w:ascii="Cambria Math" w:hAnsi="Cambria Math" w:cs="Times New Roman"/>
                        <w:color w:val="000000" w:themeColor="text1"/>
                        <w:sz w:val="24"/>
                        <w:szCs w:val="24"/>
                      </w:rPr>
                      <m:t>T</m:t>
                    </w:del>
                  </m:r>
                </m:e>
                <m:sub>
                  <m:r>
                    <w:del w:id="1488" w:author="智绘未来专利代理" w:date="2021-09-03T17:45:00Z">
                      <w:rPr>
                        <w:rFonts w:ascii="Cambria Math" w:hAnsi="Cambria Math" w:cs="Times New Roman"/>
                        <w:color w:val="000000" w:themeColor="text1"/>
                        <w:sz w:val="24"/>
                        <w:szCs w:val="24"/>
                      </w:rPr>
                      <m:t>i</m:t>
                    </w:del>
                  </m:r>
                  <m:r>
                    <w:del w:id="1489" w:author="智绘未来专利代理" w:date="2021-09-03T17:45:00Z">
                      <m:rPr>
                        <m:sty m:val="p"/>
                      </m:rPr>
                      <w:rPr>
                        <w:rFonts w:ascii="Cambria Math" w:hAnsi="Cambria Math" w:cs="Times New Roman"/>
                        <w:color w:val="000000" w:themeColor="text1"/>
                        <w:sz w:val="24"/>
                        <w:szCs w:val="24"/>
                        <w:vertAlign w:val="subscript"/>
                      </w:rPr>
                      <m:t>-</m:t>
                    </w:del>
                  </m:r>
                  <m:r>
                    <w:del w:id="1490" w:author="智绘未来专利代理" w:date="2021-09-03T17:45:00Z">
                      <m:rPr>
                        <m:sty m:val="p"/>
                      </m:rPr>
                      <w:rPr>
                        <w:rFonts w:ascii="Cambria Math" w:hAnsi="Cambria Math" w:cs="Times New Roman"/>
                        <w:color w:val="000000" w:themeColor="text1"/>
                        <w:sz w:val="24"/>
                        <w:szCs w:val="24"/>
                        <w:vertAlign w:val="subscript"/>
                      </w:rPr>
                      <m:t>1</m:t>
                    </w:del>
                  </m:r>
                </m:sub>
              </m:sSub>
              <m:d>
                <m:dPr>
                  <m:begChr m:val="["/>
                  <m:endChr m:val="]"/>
                  <m:ctrlPr>
                    <w:del w:id="1491" w:author="智绘未来专利代理" w:date="2021-09-03T17:45:00Z">
                      <w:rPr>
                        <w:rFonts w:ascii="Cambria Math" w:hAnsi="Cambria Math" w:cs="Times New Roman"/>
                        <w:color w:val="000000" w:themeColor="text1"/>
                        <w:sz w:val="24"/>
                        <w:szCs w:val="24"/>
                      </w:rPr>
                    </w:del>
                  </m:ctrlPr>
                </m:dPr>
                <m:e>
                  <m:r>
                    <w:del w:id="1492" w:author="智绘未来专利代理" w:date="2021-09-03T17:45:00Z">
                      <m:rPr>
                        <m:sty m:val="p"/>
                      </m:rPr>
                      <w:rPr>
                        <w:rFonts w:ascii="Cambria Math" w:hAnsi="Cambria Math" w:cs="Times New Roman"/>
                        <w:color w:val="000000" w:themeColor="text1"/>
                        <w:sz w:val="24"/>
                        <w:szCs w:val="24"/>
                      </w:rPr>
                      <m:t>1</m:t>
                    </w:del>
                  </m:r>
                </m:e>
              </m:d>
            </m:num>
            <m:den>
              <m:r>
                <w:del w:id="1493" w:author="智绘未来专利代理" w:date="2021-09-03T17:45:00Z">
                  <w:rPr>
                    <w:rFonts w:ascii="Cambria Math" w:hAnsi="Cambria Math" w:cs="Times New Roman"/>
                    <w:color w:val="000000" w:themeColor="text1"/>
                    <w:sz w:val="24"/>
                    <w:szCs w:val="24"/>
                  </w:rPr>
                  <m:t>2</m:t>
                </w:del>
              </m:r>
            </m:den>
          </m:f>
          <m:r>
            <w:del w:id="1494" w:author="智绘未来专利代理" w:date="2021-09-03T17:45:00Z">
              <m:rPr>
                <m:sty m:val="p"/>
              </m:rPr>
              <w:rPr>
                <w:rFonts w:ascii="Cambria Math" w:hAnsi="Cambria Math" w:cs="Times New Roman"/>
                <w:color w:val="000000" w:themeColor="text1"/>
                <w:sz w:val="24"/>
                <w:szCs w:val="24"/>
              </w:rPr>
              <m:t>-</m:t>
            </w:del>
          </m:r>
          <m:sSub>
            <m:sSubPr>
              <m:ctrlPr>
                <w:del w:id="1495" w:author="智绘未来专利代理" w:date="2021-09-03T17:45:00Z">
                  <w:rPr>
                    <w:rFonts w:ascii="Cambria Math" w:hAnsi="Cambria Math" w:cs="Times New Roman"/>
                    <w:iCs/>
                    <w:color w:val="000000" w:themeColor="text1"/>
                    <w:sz w:val="24"/>
                    <w:szCs w:val="24"/>
                  </w:rPr>
                </w:del>
              </m:ctrlPr>
            </m:sSubPr>
            <m:e>
              <m:r>
                <w:del w:id="1496" w:author="智绘未来专利代理" w:date="2021-09-03T17:45:00Z">
                  <w:rPr>
                    <w:rFonts w:ascii="Cambria Math" w:hAnsi="Cambria Math" w:cs="Times New Roman"/>
                    <w:color w:val="000000" w:themeColor="text1"/>
                    <w:sz w:val="24"/>
                    <w:szCs w:val="24"/>
                  </w:rPr>
                  <m:t>Z</m:t>
                </w:del>
              </m:r>
            </m:e>
            <m:sub>
              <m:r>
                <w:del w:id="1497" w:author="智绘未来专利代理" w:date="2021-09-03T17:45:00Z">
                  <m:rPr>
                    <m:sty m:val="p"/>
                  </m:rPr>
                  <w:rPr>
                    <w:rFonts w:ascii="Cambria Math" w:hAnsi="Cambria Math" w:cs="Times New Roman"/>
                    <w:color w:val="000000" w:themeColor="text1"/>
                    <w:sz w:val="24"/>
                    <w:szCs w:val="24"/>
                  </w:rPr>
                  <m:t>1</m:t>
                </w:del>
              </m:r>
            </m:sub>
          </m:sSub>
          <m:r>
            <w:del w:id="1498" w:author="智绘未来专利代理" w:date="2021-09-03T17:45:00Z">
              <m:rPr>
                <m:sty m:val="p"/>
              </m:rPr>
              <w:rPr>
                <w:rFonts w:ascii="Cambria Math" w:hAnsi="Cambria Math" w:cs="Times New Roman"/>
                <w:color w:val="000000" w:themeColor="text1"/>
                <w:sz w:val="24"/>
                <w:szCs w:val="24"/>
              </w:rPr>
              <m:t>*</m:t>
            </w:del>
          </m:r>
          <m:sSub>
            <m:sSubPr>
              <m:ctrlPr>
                <w:del w:id="1499" w:author="智绘未来专利代理" w:date="2021-09-03T17:45:00Z">
                  <w:rPr>
                    <w:rFonts w:ascii="Cambria Math" w:hAnsi="Cambria Math" w:cs="Times New Roman"/>
                    <w:color w:val="000000" w:themeColor="text1"/>
                    <w:sz w:val="24"/>
                    <w:szCs w:val="24"/>
                  </w:rPr>
                </w:del>
              </m:ctrlPr>
            </m:sSubPr>
            <m:e>
              <m:r>
                <w:del w:id="1500" w:author="智绘未来专利代理" w:date="2021-09-03T17:45:00Z">
                  <m:rPr>
                    <m:sty m:val="p"/>
                  </m:rPr>
                  <w:rPr>
                    <w:rFonts w:ascii="Cambria Math" w:hAnsi="Cambria Math" w:cs="Times New Roman"/>
                    <w:color w:val="000000" w:themeColor="text1"/>
                    <w:sz w:val="24"/>
                    <w:szCs w:val="24"/>
                  </w:rPr>
                  <m:t>LenT</m:t>
                </w:del>
              </m:r>
            </m:e>
            <m:sub>
              <m:r>
                <w:del w:id="1501" w:author="智绘未来专利代理" w:date="2021-09-03T17:45:00Z">
                  <w:rPr>
                    <w:rFonts w:ascii="Cambria Math" w:hAnsi="Cambria Math" w:cs="Times New Roman"/>
                    <w:color w:val="000000" w:themeColor="text1"/>
                    <w:sz w:val="24"/>
                    <w:szCs w:val="24"/>
                  </w:rPr>
                  <m:t>i</m:t>
                </w:del>
              </m:r>
              <m:r>
                <w:del w:id="1502" w:author="智绘未来专利代理" w:date="2021-09-03T17:45:00Z">
                  <m:rPr>
                    <m:sty m:val="p"/>
                  </m:rPr>
                  <w:rPr>
                    <w:rFonts w:ascii="Cambria Math" w:hAnsi="Cambria Math" w:cs="Times New Roman"/>
                    <w:color w:val="000000" w:themeColor="text1"/>
                    <w:sz w:val="24"/>
                    <w:szCs w:val="24"/>
                    <w:vertAlign w:val="subscript"/>
                  </w:rPr>
                  <m:t>-</m:t>
                </w:del>
              </m:r>
              <m:r>
                <w:del w:id="1503" w:author="智绘未来专利代理" w:date="2021-09-03T17:45:00Z">
                  <m:rPr>
                    <m:sty m:val="p"/>
                  </m:rPr>
                  <w:rPr>
                    <w:rFonts w:ascii="Cambria Math" w:hAnsi="Cambria Math" w:cs="Times New Roman"/>
                    <w:color w:val="000000" w:themeColor="text1"/>
                    <w:sz w:val="24"/>
                    <w:szCs w:val="24"/>
                    <w:vertAlign w:val="subscript"/>
                  </w:rPr>
                  <m:t>1</m:t>
                </w:del>
              </m:r>
            </m:sub>
          </m:sSub>
          <m:r>
            <w:del w:id="1504" w:author="智绘未来专利代理" w:date="2021-09-03T17:45:00Z">
              <m:rPr>
                <m:sty m:val="p"/>
              </m:rPr>
              <w:rPr>
                <w:rFonts w:ascii="Cambria Math" w:hAnsi="Cambria Math" w:cs="Times New Roman"/>
                <w:color w:val="000000" w:themeColor="text1"/>
                <w:sz w:val="24"/>
                <w:szCs w:val="24"/>
              </w:rPr>
              <m:t>*</m:t>
            </w:del>
          </m:r>
          <m:nary>
            <m:naryPr>
              <m:chr m:val="∑"/>
              <m:limLoc m:val="undOvr"/>
              <m:ctrlPr>
                <w:del w:id="1505" w:author="智绘未来专利代理" w:date="2021-09-03T17:45:00Z">
                  <w:rPr>
                    <w:rFonts w:ascii="Cambria Math" w:hAnsi="Cambria Math" w:cs="Times New Roman"/>
                    <w:color w:val="000000" w:themeColor="text1"/>
                    <w:sz w:val="24"/>
                    <w:szCs w:val="24"/>
                  </w:rPr>
                </w:del>
              </m:ctrlPr>
            </m:naryPr>
            <m:sub>
              <m:r>
                <w:del w:id="1506" w:author="智绘未来专利代理" w:date="2021-09-03T17:45:00Z">
                  <w:rPr>
                    <w:rFonts w:ascii="Cambria Math" w:hAnsi="Cambria Math" w:cs="Times New Roman"/>
                    <w:color w:val="000000" w:themeColor="text1"/>
                    <w:sz w:val="24"/>
                    <w:szCs w:val="24"/>
                  </w:rPr>
                  <m:t>j</m:t>
                </w:del>
              </m:r>
              <m:r>
                <w:del w:id="1507" w:author="智绘未来专利代理" w:date="2021-09-03T17:45:00Z">
                  <w:rPr>
                    <w:rFonts w:ascii="Cambria Math" w:hAnsi="Cambria Math" w:cs="Times New Roman"/>
                    <w:color w:val="000000" w:themeColor="text1"/>
                    <w:sz w:val="24"/>
                    <w:szCs w:val="24"/>
                  </w:rPr>
                  <m:t>=1</m:t>
                </w:del>
              </m:r>
            </m:sub>
            <m:sup>
              <m:r>
                <w:del w:id="1508" w:author="智绘未来专利代理" w:date="2021-09-03T17:45:00Z">
                  <w:rPr>
                    <w:rFonts w:ascii="Cambria Math" w:hAnsi="Cambria Math" w:cs="Times New Roman"/>
                    <w:color w:val="000000" w:themeColor="text1"/>
                    <w:sz w:val="24"/>
                    <w:szCs w:val="24"/>
                  </w:rPr>
                  <m:t>i</m:t>
                </w:del>
              </m:r>
            </m:sup>
            <m:e>
              <m:sSub>
                <m:sSubPr>
                  <m:ctrlPr>
                    <w:del w:id="1509" w:author="智绘未来专利代理" w:date="2021-09-03T17:45:00Z">
                      <w:rPr>
                        <w:rFonts w:ascii="Cambria Math" w:hAnsi="Cambria Math" w:cs="Times New Roman"/>
                        <w:iCs/>
                        <w:color w:val="000000" w:themeColor="text1"/>
                        <w:sz w:val="24"/>
                        <w:szCs w:val="24"/>
                      </w:rPr>
                    </w:del>
                  </m:ctrlPr>
                </m:sSubPr>
                <m:e>
                  <m:acc>
                    <m:accPr>
                      <m:chr m:val="̇"/>
                      <m:ctrlPr>
                        <w:del w:id="1510" w:author="智绘未来专利代理" w:date="2021-09-03T17:45:00Z">
                          <w:rPr>
                            <w:rFonts w:ascii="Cambria Math" w:hAnsi="Cambria Math" w:cs="Times New Roman"/>
                            <w:iCs/>
                            <w:color w:val="000000" w:themeColor="text1"/>
                            <w:sz w:val="24"/>
                            <w:szCs w:val="24"/>
                          </w:rPr>
                        </w:del>
                      </m:ctrlPr>
                    </m:accPr>
                    <m:e>
                      <m:r>
                        <w:del w:id="1511" w:author="智绘未来专利代理" w:date="2021-09-03T17:45:00Z">
                          <w:rPr>
                            <w:rFonts w:ascii="Cambria Math" w:hAnsi="Cambria Math" w:cs="Times New Roman"/>
                            <w:color w:val="000000" w:themeColor="text1"/>
                            <w:sz w:val="24"/>
                            <w:szCs w:val="24"/>
                          </w:rPr>
                          <m:t>I</m:t>
                        </w:del>
                      </m:r>
                    </m:e>
                  </m:acc>
                </m:e>
                <m:sub>
                  <m:r>
                    <w:del w:id="1512" w:author="智绘未来专利代理" w:date="2021-09-03T17:45:00Z">
                      <w:rPr>
                        <w:rFonts w:ascii="Cambria Math" w:hAnsi="Cambria Math" w:cs="Times New Roman"/>
                        <w:color w:val="000000" w:themeColor="text1"/>
                        <w:sz w:val="24"/>
                        <w:szCs w:val="24"/>
                      </w:rPr>
                      <m:t>2</m:t>
                    </w:del>
                  </m:r>
                </m:sub>
              </m:sSub>
              <m:sSub>
                <m:sSubPr>
                  <m:ctrlPr>
                    <w:del w:id="1513" w:author="智绘未来专利代理" w:date="2021-09-03T17:45:00Z">
                      <w:rPr>
                        <w:rFonts w:ascii="Cambria Math" w:hAnsi="Cambria Math" w:cs="Times New Roman"/>
                        <w:iCs/>
                        <w:color w:val="000000" w:themeColor="text1"/>
                        <w:sz w:val="24"/>
                        <w:szCs w:val="24"/>
                      </w:rPr>
                    </w:del>
                  </m:ctrlPr>
                </m:sSubPr>
                <m:e>
                  <m:r>
                    <w:del w:id="1514" w:author="智绘未来专利代理" w:date="2021-09-03T17:45:00Z">
                      <m:rPr>
                        <m:sty m:val="p"/>
                      </m:rPr>
                      <w:rPr>
                        <w:rFonts w:ascii="Cambria Math" w:hAnsi="Cambria Math" w:cs="Times New Roman"/>
                        <w:color w:val="000000" w:themeColor="text1"/>
                        <w:sz w:val="24"/>
                        <w:szCs w:val="24"/>
                      </w:rPr>
                      <m:t>L</m:t>
                    </w:del>
                  </m:r>
                </m:e>
                <m:sub>
                  <m:r>
                    <w:del w:id="1515" w:author="智绘未来专利代理" w:date="2021-09-03T17:45:00Z">
                      <w:rPr>
                        <w:rFonts w:ascii="Cambria Math" w:hAnsi="Cambria Math" w:cs="Times New Roman"/>
                        <w:color w:val="000000" w:themeColor="text1"/>
                        <w:sz w:val="24"/>
                        <w:szCs w:val="24"/>
                      </w:rPr>
                      <m:t>j</m:t>
                    </w:del>
                  </m:r>
                </m:sub>
              </m:sSub>
            </m:e>
          </m:nary>
        </m:oMath>
      </m:oMathPara>
    </w:p>
    <w:p w14:paraId="7AB3467A" w14:textId="3656D970" w:rsidR="002A7E6F" w:rsidRPr="00922F2A" w:rsidRDefault="002A7E6F" w:rsidP="00922F2A">
      <w:pPr>
        <w:pStyle w:val="00"/>
        <w:ind w:firstLine="480"/>
        <w:rPr>
          <w:ins w:id="1516" w:author="智绘未来专利代理" w:date="2021-09-03T17:45:00Z"/>
        </w:rPr>
      </w:pPr>
      <m:oMathPara>
        <m:oMathParaPr>
          <m:jc m:val="left"/>
        </m:oMathParaPr>
        <m:oMath>
          <m:sSub>
            <m:sSubPr>
              <m:ctrlPr>
                <w:ins w:id="1517" w:author="智绘未来专利代理" w:date="2021-09-03T17:45:00Z">
                  <w:rPr>
                    <w:rFonts w:ascii="Cambria Math" w:hAnsi="Cambria Math"/>
                    <w:iCs/>
                  </w:rPr>
                </w:ins>
              </m:ctrlPr>
            </m:sSubPr>
            <m:e>
              <m:acc>
                <m:accPr>
                  <m:chr m:val="̇"/>
                  <m:ctrlPr>
                    <w:ins w:id="1518" w:author="智绘未来专利代理" w:date="2021-09-03T17:45:00Z">
                      <w:rPr>
                        <w:rFonts w:ascii="Cambria Math" w:hAnsi="Cambria Math"/>
                        <w:iCs/>
                      </w:rPr>
                    </w:ins>
                  </m:ctrlPr>
                </m:accPr>
                <m:e>
                  <m:r>
                    <w:ins w:id="1519" w:author="智绘未来专利代理" w:date="2021-09-03T17:45:00Z">
                      <w:rPr>
                        <w:rFonts w:ascii="Cambria Math" w:hAnsi="Cambria Math"/>
                      </w:rPr>
                      <m:t>U</m:t>
                    </w:ins>
                  </m:r>
                </m:e>
              </m:acc>
            </m:e>
            <m:sub>
              <m:r>
                <w:ins w:id="1520" w:author="智绘未来专利代理" w:date="2021-09-03T17:45:00Z">
                  <m:rPr>
                    <m:sty m:val="p"/>
                  </m:rPr>
                  <w:rPr>
                    <w:rFonts w:ascii="Cambria Math" w:hAnsi="Cambria Math"/>
                  </w:rPr>
                  <m:t>2</m:t>
                </w:ins>
              </m:r>
            </m:sub>
          </m:sSub>
          <m:sSub>
            <m:sSubPr>
              <m:ctrlPr>
                <w:ins w:id="1521" w:author="智绘未来专利代理" w:date="2021-09-03T17:45:00Z">
                  <w:rPr>
                    <w:rFonts w:ascii="Cambria Math" w:hAnsi="Cambria Math"/>
                    <w:iCs/>
                  </w:rPr>
                </w:ins>
              </m:ctrlPr>
            </m:sSubPr>
            <m:e>
              <m:r>
                <w:ins w:id="1522" w:author="智绘未来专利代理" w:date="2021-09-03T17:45:00Z">
                  <w:rPr>
                    <w:rFonts w:ascii="Cambria Math" w:hAnsi="Cambria Math"/>
                  </w:rPr>
                  <m:t>T</m:t>
                </w:ins>
              </m:r>
            </m:e>
            <m:sub>
              <m:r>
                <w:ins w:id="1523" w:author="智绘未来专利代理" w:date="2021-09-03T17:45:00Z">
                  <w:rPr>
                    <w:rFonts w:ascii="Cambria Math" w:hAnsi="Cambria Math"/>
                  </w:rPr>
                  <m:t>i</m:t>
                </w:ins>
              </m:r>
            </m:sub>
          </m:sSub>
          <m:d>
            <m:dPr>
              <m:begChr m:val="["/>
              <m:endChr m:val="]"/>
              <m:ctrlPr>
                <w:ins w:id="1524" w:author="智绘未来专利代理" w:date="2021-09-03T17:45:00Z">
                  <w:rPr>
                    <w:rFonts w:ascii="Cambria Math" w:hAnsi="Cambria Math"/>
                  </w:rPr>
                </w:ins>
              </m:ctrlPr>
            </m:dPr>
            <m:e>
              <m:r>
                <w:ins w:id="1525" w:author="智绘未来专利代理" w:date="2021-09-03T17:45:00Z">
                  <m:rPr>
                    <m:sty m:val="p"/>
                  </m:rPr>
                  <w:rPr>
                    <w:rFonts w:ascii="Cambria Math" w:hAnsi="Cambria Math"/>
                  </w:rPr>
                  <m:t>0</m:t>
                </w:ins>
              </m:r>
            </m:e>
          </m:d>
          <m:r>
            <w:ins w:id="1526" w:author="智绘未来专利代理" w:date="2021-09-03T17:45:00Z">
              <m:rPr>
                <m:sty m:val="p"/>
              </m:rPr>
              <w:rPr>
                <w:rFonts w:ascii="Cambria Math" w:hAnsi="Cambria Math"/>
              </w:rPr>
              <m:t>=</m:t>
            </w:ins>
          </m:r>
          <m:f>
            <m:fPr>
              <m:ctrlPr>
                <w:ins w:id="1527" w:author="智绘未来专利代理" w:date="2021-09-03T17:45:00Z">
                  <w:rPr>
                    <w:rFonts w:ascii="Cambria Math" w:hAnsi="Cambria Math"/>
                  </w:rPr>
                </w:ins>
              </m:ctrlPr>
            </m:fPr>
            <m:num>
              <m:sSub>
                <m:sSubPr>
                  <m:ctrlPr>
                    <w:ins w:id="1528" w:author="智绘未来专利代理" w:date="2021-09-03T17:45:00Z">
                      <w:rPr>
                        <w:rFonts w:ascii="Cambria Math" w:hAnsi="Cambria Math"/>
                        <w:iCs/>
                      </w:rPr>
                    </w:ins>
                  </m:ctrlPr>
                </m:sSubPr>
                <m:e>
                  <m:acc>
                    <m:accPr>
                      <m:chr m:val="̇"/>
                      <m:ctrlPr>
                        <w:ins w:id="1529" w:author="智绘未来专利代理" w:date="2021-09-03T17:45:00Z">
                          <w:rPr>
                            <w:rFonts w:ascii="Cambria Math" w:hAnsi="Cambria Math"/>
                            <w:iCs/>
                          </w:rPr>
                        </w:ins>
                      </m:ctrlPr>
                    </m:accPr>
                    <m:e>
                      <m:r>
                        <w:ins w:id="1530" w:author="智绘未来专利代理" w:date="2021-09-03T17:45:00Z">
                          <w:rPr>
                            <w:rFonts w:ascii="Cambria Math" w:hAnsi="Cambria Math"/>
                          </w:rPr>
                          <m:t>U</m:t>
                        </w:ins>
                      </m:r>
                    </m:e>
                  </m:acc>
                </m:e>
                <m:sub>
                  <m:r>
                    <w:ins w:id="1531" w:author="智绘未来专利代理" w:date="2021-09-03T17:45:00Z">
                      <m:rPr>
                        <m:sty m:val="p"/>
                      </m:rPr>
                      <w:rPr>
                        <w:rFonts w:ascii="Cambria Math" w:hAnsi="Cambria Math"/>
                      </w:rPr>
                      <m:t>2</m:t>
                    </w:ins>
                  </m:r>
                </m:sub>
              </m:sSub>
              <m:sSub>
                <m:sSubPr>
                  <m:ctrlPr>
                    <w:ins w:id="1532" w:author="智绘未来专利代理" w:date="2021-09-03T17:45:00Z">
                      <w:rPr>
                        <w:rFonts w:ascii="Cambria Math" w:hAnsi="Cambria Math"/>
                      </w:rPr>
                    </w:ins>
                  </m:ctrlPr>
                </m:sSubPr>
                <m:e>
                  <m:r>
                    <w:ins w:id="1533" w:author="智绘未来专利代理" w:date="2021-09-03T17:45:00Z">
                      <w:rPr>
                        <w:rFonts w:ascii="Cambria Math" w:hAnsi="Cambria Math"/>
                      </w:rPr>
                      <m:t>T</m:t>
                    </w:ins>
                  </m:r>
                </m:e>
                <m:sub>
                  <m:r>
                    <w:ins w:id="1534" w:author="智绘未来专利代理" w:date="2021-09-03T17:45:00Z">
                      <w:rPr>
                        <w:rFonts w:ascii="Cambria Math" w:hAnsi="Cambria Math"/>
                      </w:rPr>
                      <m:t>i</m:t>
                    </w:ins>
                  </m:r>
                  <m:r>
                    <w:ins w:id="1535" w:author="智绘未来专利代理" w:date="2021-09-03T17:45:00Z">
                      <m:rPr>
                        <m:sty m:val="p"/>
                      </m:rPr>
                      <w:rPr>
                        <w:rFonts w:ascii="Cambria Math" w:hAnsi="Cambria Math"/>
                      </w:rPr>
                      <m:t>-1</m:t>
                    </w:ins>
                  </m:r>
                </m:sub>
              </m:sSub>
              <m:d>
                <m:dPr>
                  <m:begChr m:val="["/>
                  <m:endChr m:val="]"/>
                  <m:ctrlPr>
                    <w:ins w:id="1536" w:author="智绘未来专利代理" w:date="2021-09-03T17:45:00Z">
                      <w:rPr>
                        <w:rFonts w:ascii="Cambria Math" w:hAnsi="Cambria Math"/>
                      </w:rPr>
                    </w:ins>
                  </m:ctrlPr>
                </m:dPr>
                <m:e>
                  <m:r>
                    <w:ins w:id="1537" w:author="智绘未来专利代理" w:date="2021-09-03T17:45:00Z">
                      <m:rPr>
                        <m:sty m:val="p"/>
                      </m:rPr>
                      <w:rPr>
                        <w:rFonts w:ascii="Cambria Math" w:hAnsi="Cambria Math"/>
                      </w:rPr>
                      <m:t>0</m:t>
                    </w:ins>
                  </m:r>
                </m:e>
              </m:d>
              <m:r>
                <w:ins w:id="1538" w:author="智绘未来专利代理" w:date="2021-09-03T17:45:00Z">
                  <m:rPr>
                    <m:sty m:val="p"/>
                  </m:rPr>
                  <w:rPr>
                    <w:rFonts w:ascii="Cambria Math" w:hAnsi="Cambria Math"/>
                  </w:rPr>
                  <m:t>+</m:t>
                </w:ins>
              </m:r>
              <m:sSub>
                <m:sSubPr>
                  <m:ctrlPr>
                    <w:ins w:id="1539" w:author="智绘未来专利代理" w:date="2021-09-03T17:45:00Z">
                      <w:rPr>
                        <w:rFonts w:ascii="Cambria Math" w:hAnsi="Cambria Math"/>
                        <w:iCs/>
                      </w:rPr>
                    </w:ins>
                  </m:ctrlPr>
                </m:sSubPr>
                <m:e>
                  <m:acc>
                    <m:accPr>
                      <m:chr m:val="̇"/>
                      <m:ctrlPr>
                        <w:ins w:id="1540" w:author="智绘未来专利代理" w:date="2021-09-03T17:45:00Z">
                          <w:rPr>
                            <w:rFonts w:ascii="Cambria Math" w:hAnsi="Cambria Math"/>
                            <w:iCs/>
                          </w:rPr>
                        </w:ins>
                      </m:ctrlPr>
                    </m:accPr>
                    <m:e>
                      <m:r>
                        <w:ins w:id="1541" w:author="智绘未来专利代理" w:date="2021-09-03T17:45:00Z">
                          <w:rPr>
                            <w:rFonts w:ascii="Cambria Math" w:hAnsi="Cambria Math"/>
                          </w:rPr>
                          <m:t>U</m:t>
                        </w:ins>
                      </m:r>
                    </m:e>
                  </m:acc>
                </m:e>
                <m:sub>
                  <m:r>
                    <w:ins w:id="1542" w:author="智绘未来专利代理" w:date="2021-09-03T17:45:00Z">
                      <m:rPr>
                        <m:sty m:val="p"/>
                      </m:rPr>
                      <w:rPr>
                        <w:rFonts w:ascii="Cambria Math" w:hAnsi="Cambria Math"/>
                      </w:rPr>
                      <m:t>2</m:t>
                    </w:ins>
                  </m:r>
                </m:sub>
              </m:sSub>
              <m:sSub>
                <m:sSubPr>
                  <m:ctrlPr>
                    <w:ins w:id="1543" w:author="智绘未来专利代理" w:date="2021-09-03T17:45:00Z">
                      <w:rPr>
                        <w:rFonts w:ascii="Cambria Math" w:hAnsi="Cambria Math"/>
                      </w:rPr>
                    </w:ins>
                  </m:ctrlPr>
                </m:sSubPr>
                <m:e>
                  <m:r>
                    <w:ins w:id="1544" w:author="智绘未来专利代理" w:date="2021-09-03T17:45:00Z">
                      <w:rPr>
                        <w:rFonts w:ascii="Cambria Math" w:hAnsi="Cambria Math"/>
                      </w:rPr>
                      <m:t>T</m:t>
                    </w:ins>
                  </m:r>
                </m:e>
                <m:sub>
                  <m:r>
                    <w:ins w:id="1545" w:author="智绘未来专利代理" w:date="2021-09-03T17:45:00Z">
                      <w:rPr>
                        <w:rFonts w:ascii="Cambria Math" w:hAnsi="Cambria Math"/>
                      </w:rPr>
                      <m:t>i</m:t>
                    </w:ins>
                  </m:r>
                  <m:r>
                    <w:ins w:id="1546" w:author="智绘未来专利代理" w:date="2021-09-03T17:45:00Z">
                      <m:rPr>
                        <m:sty m:val="p"/>
                      </m:rPr>
                      <w:rPr>
                        <w:rFonts w:ascii="Cambria Math" w:hAnsi="Cambria Math"/>
                      </w:rPr>
                      <m:t>-1</m:t>
                    </w:ins>
                  </m:r>
                </m:sub>
              </m:sSub>
              <m:d>
                <m:dPr>
                  <m:begChr m:val="["/>
                  <m:endChr m:val="]"/>
                  <m:ctrlPr>
                    <w:ins w:id="1547" w:author="智绘未来专利代理" w:date="2021-09-03T17:45:00Z">
                      <w:rPr>
                        <w:rFonts w:ascii="Cambria Math" w:hAnsi="Cambria Math"/>
                      </w:rPr>
                    </w:ins>
                  </m:ctrlPr>
                </m:dPr>
                <m:e>
                  <m:r>
                    <w:ins w:id="1548" w:author="智绘未来专利代理" w:date="2021-09-03T17:45:00Z">
                      <m:rPr>
                        <m:sty m:val="p"/>
                      </m:rPr>
                      <w:rPr>
                        <w:rFonts w:ascii="Cambria Math" w:hAnsi="Cambria Math"/>
                      </w:rPr>
                      <m:t>1</m:t>
                    </w:ins>
                  </m:r>
                </m:e>
              </m:d>
            </m:num>
            <m:den>
              <m:r>
                <w:ins w:id="1549" w:author="智绘未来专利代理" w:date="2021-09-03T17:45:00Z">
                  <m:rPr>
                    <m:sty m:val="p"/>
                  </m:rPr>
                  <w:rPr>
                    <w:rFonts w:ascii="Cambria Math" w:hAnsi="Cambria Math"/>
                  </w:rPr>
                  <m:t>2</m:t>
                </w:ins>
              </m:r>
            </m:den>
          </m:f>
          <m:r>
            <w:ins w:id="1550" w:author="智绘未来专利代理" w:date="2021-09-03T17:45:00Z">
              <m:rPr>
                <m:sty m:val="p"/>
              </m:rPr>
              <w:rPr>
                <w:rFonts w:ascii="Cambria Math" w:hAnsi="Cambria Math"/>
              </w:rPr>
              <m:t>-</m:t>
            </w:ins>
          </m:r>
          <m:sSub>
            <m:sSubPr>
              <m:ctrlPr>
                <w:ins w:id="1551" w:author="智绘未来专利代理" w:date="2021-09-03T17:45:00Z">
                  <w:rPr>
                    <w:rFonts w:ascii="Cambria Math" w:hAnsi="Cambria Math"/>
                    <w:iCs/>
                  </w:rPr>
                </w:ins>
              </m:ctrlPr>
            </m:sSubPr>
            <m:e>
              <m:r>
                <w:ins w:id="1552" w:author="智绘未来专利代理" w:date="2021-09-03T17:45:00Z">
                  <w:rPr>
                    <w:rFonts w:ascii="Cambria Math" w:hAnsi="Cambria Math"/>
                  </w:rPr>
                  <m:t>Z</m:t>
                </w:ins>
              </m:r>
            </m:e>
            <m:sub>
              <m:r>
                <w:ins w:id="1553" w:author="智绘未来专利代理" w:date="2021-09-03T17:45:00Z">
                  <m:rPr>
                    <m:sty m:val="p"/>
                  </m:rPr>
                  <w:rPr>
                    <w:rFonts w:ascii="Cambria Math" w:hAnsi="Cambria Math"/>
                  </w:rPr>
                  <m:t>1</m:t>
                </w:ins>
              </m:r>
            </m:sub>
          </m:sSub>
          <m:r>
            <w:ins w:id="1554" w:author="智绘未来专利代理" w:date="2021-09-03T17:45:00Z">
              <m:rPr>
                <m:sty m:val="p"/>
              </m:rPr>
              <w:rPr>
                <w:rFonts w:ascii="Cambria Math" w:hAnsi="Cambria Math"/>
              </w:rPr>
              <m:t>*</m:t>
            </w:ins>
          </m:r>
          <m:sSub>
            <m:sSubPr>
              <m:ctrlPr>
                <w:ins w:id="1555" w:author="智绘未来专利代理" w:date="2021-09-03T17:45:00Z">
                  <w:rPr>
                    <w:rFonts w:ascii="Cambria Math" w:hAnsi="Cambria Math"/>
                  </w:rPr>
                </w:ins>
              </m:ctrlPr>
            </m:sSubPr>
            <m:e>
              <m:r>
                <w:ins w:id="1556" w:author="智绘未来专利代理" w:date="2021-09-03T17:45:00Z">
                  <w:rPr>
                    <w:rFonts w:ascii="Cambria Math" w:hAnsi="Cambria Math"/>
                  </w:rPr>
                  <m:t>LenT</m:t>
                </w:ins>
              </m:r>
            </m:e>
            <m:sub>
              <m:r>
                <w:ins w:id="1557" w:author="智绘未来专利代理" w:date="2021-09-03T17:45:00Z">
                  <w:rPr>
                    <w:rFonts w:ascii="Cambria Math" w:hAnsi="Cambria Math"/>
                  </w:rPr>
                  <m:t>i</m:t>
                </w:ins>
              </m:r>
              <m:r>
                <w:ins w:id="1558" w:author="智绘未来专利代理" w:date="2021-09-03T17:45:00Z">
                  <m:rPr>
                    <m:sty m:val="p"/>
                  </m:rPr>
                  <w:rPr>
                    <w:rFonts w:ascii="Cambria Math" w:hAnsi="Cambria Math"/>
                  </w:rPr>
                  <m:t>-1</m:t>
                </w:ins>
              </m:r>
            </m:sub>
          </m:sSub>
          <m:r>
            <w:ins w:id="1559" w:author="智绘未来专利代理" w:date="2021-09-03T17:45:00Z">
              <m:rPr>
                <m:sty m:val="p"/>
              </m:rPr>
              <w:rPr>
                <w:rFonts w:ascii="Cambria Math" w:hAnsi="Cambria Math"/>
              </w:rPr>
              <m:t>*</m:t>
            </w:ins>
          </m:r>
          <m:nary>
            <m:naryPr>
              <m:chr m:val="∑"/>
              <m:limLoc m:val="undOvr"/>
              <m:ctrlPr>
                <w:ins w:id="1560" w:author="智绘未来专利代理" w:date="2021-09-03T17:45:00Z">
                  <w:rPr>
                    <w:rFonts w:ascii="Cambria Math" w:hAnsi="Cambria Math"/>
                  </w:rPr>
                </w:ins>
              </m:ctrlPr>
            </m:naryPr>
            <m:sub>
              <m:r>
                <w:ins w:id="1561" w:author="智绘未来专利代理" w:date="2021-09-03T17:45:00Z">
                  <w:rPr>
                    <w:rFonts w:ascii="Cambria Math" w:hAnsi="Cambria Math"/>
                  </w:rPr>
                  <m:t>j</m:t>
                </w:ins>
              </m:r>
              <m:r>
                <w:ins w:id="1562" w:author="智绘未来专利代理" w:date="2021-09-03T17:45:00Z">
                  <m:rPr>
                    <m:sty m:val="p"/>
                  </m:rPr>
                  <w:rPr>
                    <w:rFonts w:ascii="Cambria Math" w:hAnsi="Cambria Math"/>
                  </w:rPr>
                  <m:t>=1</m:t>
                </w:ins>
              </m:r>
            </m:sub>
            <m:sup>
              <m:r>
                <w:ins w:id="1563" w:author="智绘未来专利代理" w:date="2021-09-03T17:45:00Z">
                  <w:rPr>
                    <w:rFonts w:ascii="Cambria Math" w:hAnsi="Cambria Math"/>
                  </w:rPr>
                  <m:t>i</m:t>
                </w:ins>
              </m:r>
            </m:sup>
            <m:e>
              <m:sSub>
                <m:sSubPr>
                  <m:ctrlPr>
                    <w:ins w:id="1564" w:author="智绘未来专利代理" w:date="2021-09-03T17:45:00Z">
                      <w:rPr>
                        <w:rFonts w:ascii="Cambria Math" w:hAnsi="Cambria Math"/>
                        <w:iCs/>
                      </w:rPr>
                    </w:ins>
                  </m:ctrlPr>
                </m:sSubPr>
                <m:e>
                  <m:acc>
                    <m:accPr>
                      <m:chr m:val="̇"/>
                      <m:ctrlPr>
                        <w:ins w:id="1565" w:author="智绘未来专利代理" w:date="2021-09-03T17:45:00Z">
                          <w:rPr>
                            <w:rFonts w:ascii="Cambria Math" w:hAnsi="Cambria Math"/>
                            <w:iCs/>
                          </w:rPr>
                        </w:ins>
                      </m:ctrlPr>
                    </m:accPr>
                    <m:e>
                      <m:r>
                        <w:ins w:id="1566" w:author="智绘未来专利代理" w:date="2021-09-03T17:45:00Z">
                          <w:rPr>
                            <w:rFonts w:ascii="Cambria Math" w:hAnsi="Cambria Math"/>
                          </w:rPr>
                          <m:t>I</m:t>
                        </w:ins>
                      </m:r>
                    </m:e>
                  </m:acc>
                </m:e>
                <m:sub>
                  <m:r>
                    <w:ins w:id="1567" w:author="智绘未来专利代理" w:date="2021-09-03T17:45:00Z">
                      <m:rPr>
                        <m:sty m:val="p"/>
                      </m:rPr>
                      <w:rPr>
                        <w:rFonts w:ascii="Cambria Math" w:hAnsi="Cambria Math"/>
                      </w:rPr>
                      <m:t>2</m:t>
                    </w:ins>
                  </m:r>
                </m:sub>
              </m:sSub>
              <m:sSub>
                <m:sSubPr>
                  <m:ctrlPr>
                    <w:ins w:id="1568" w:author="智绘未来专利代理" w:date="2021-09-03T17:45:00Z">
                      <w:rPr>
                        <w:rFonts w:ascii="Cambria Math" w:hAnsi="Cambria Math"/>
                        <w:iCs/>
                      </w:rPr>
                    </w:ins>
                  </m:ctrlPr>
                </m:sSubPr>
                <m:e>
                  <m:r>
                    <w:ins w:id="1569" w:author="智绘未来专利代理" w:date="2021-09-03T17:45:00Z">
                      <w:rPr>
                        <w:rFonts w:ascii="Cambria Math" w:hAnsi="Cambria Math"/>
                      </w:rPr>
                      <m:t>L</m:t>
                    </w:ins>
                  </m:r>
                </m:e>
                <m:sub>
                  <m:r>
                    <w:ins w:id="1570" w:author="智绘未来专利代理" w:date="2021-09-03T17:45:00Z">
                      <w:rPr>
                        <w:rFonts w:ascii="Cambria Math" w:hAnsi="Cambria Math"/>
                      </w:rPr>
                      <m:t>j</m:t>
                    </w:ins>
                  </m:r>
                </m:sub>
              </m:sSub>
            </m:e>
          </m:nary>
        </m:oMath>
      </m:oMathPara>
    </w:p>
    <w:p w14:paraId="4AA3A2D1" w14:textId="27DB7698" w:rsidR="002A7E6F" w:rsidRPr="009B1CC0" w:rsidRDefault="002A7E6F" w:rsidP="00922F2A">
      <w:pPr>
        <w:pStyle w:val="00"/>
        <w:ind w:firstLine="480"/>
      </w:pPr>
      <w:r w:rsidRPr="009B1CC0">
        <w:rPr>
          <w:rFonts w:hint="eastAsia"/>
        </w:rPr>
        <w:t>其中，</w:t>
      </w:r>
      <m:oMath>
        <m:r>
          <m:rPr>
            <m:sty m:val="p"/>
          </m:rPr>
          <w:rPr>
            <w:rFonts w:ascii="Cambria Math" w:hAnsi="Cambria Math"/>
          </w:rPr>
          <m:t>2≤</m:t>
        </m:r>
        <m:r>
          <w:rPr>
            <w:rFonts w:ascii="Cambria Math" w:hAnsi="Cambria Math"/>
          </w:rPr>
          <m:t>i</m:t>
        </m:r>
        <m:r>
          <m:rPr>
            <m:sty m:val="p"/>
          </m:rPr>
          <w:rPr>
            <w:rFonts w:ascii="Cambria Math" w:hAnsi="Cambria Math"/>
          </w:rPr>
          <m:t>≤</m:t>
        </m:r>
        <m:r>
          <w:del w:id="1571" w:author="智绘未来专利代理" w:date="2021-09-03T17:45:00Z">
            <m:rPr>
              <m:sty m:val="p"/>
            </m:rPr>
            <w:rPr>
              <w:rFonts w:ascii="Cambria Math" w:hAnsi="Cambria Math"/>
              <w:color w:val="000000" w:themeColor="text1"/>
              <w:lang w:bidi="en-US"/>
            </w:rPr>
            <m:t>N</m:t>
          </w:del>
        </m:r>
        <m:r>
          <w:ins w:id="1572" w:author="智绘未来专利代理" w:date="2021-09-03T17:45:00Z">
            <w:rPr>
              <w:rFonts w:ascii="Cambria Math" w:hAnsi="Cambria Math"/>
            </w:rPr>
            <m:t>N</m:t>
          </w:ins>
        </m:r>
      </m:oMath>
      <w:r w:rsidRPr="009B1CC0">
        <w:rPr>
          <w:rFonts w:hint="eastAsia"/>
        </w:rPr>
        <w:t>。</w:t>
      </w:r>
    </w:p>
    <w:p w14:paraId="02AA065E" w14:textId="29617E29" w:rsidR="002A7E6F" w:rsidRPr="009B1CC0" w:rsidRDefault="00922F2A" w:rsidP="00922F2A">
      <w:pPr>
        <w:pStyle w:val="00"/>
        <w:ind w:firstLine="480"/>
      </w:pPr>
      <m:oMath>
        <m:r>
          <w:rPr>
            <w:rFonts w:ascii="Cambria Math" w:hAnsi="Cambria Math"/>
          </w:rPr>
          <m:t>i</m:t>
        </m:r>
      </m:oMath>
      <w:r w:rsidR="002A7E6F" w:rsidRPr="009B1CC0">
        <w:rPr>
          <w:rFonts w:hint="eastAsia"/>
        </w:rPr>
        <w:t>按</w:t>
      </w:r>
      <w:r w:rsidR="002A7E6F" w:rsidRPr="009B1CC0">
        <w:rPr>
          <w:rFonts w:hint="eastAsia"/>
        </w:rPr>
        <w:t>T</w:t>
      </w:r>
      <w:r w:rsidR="002A7E6F" w:rsidRPr="009B1CC0">
        <w:rPr>
          <w:rFonts w:hint="eastAsia"/>
        </w:rPr>
        <w:t>节点序号从小到大推导相邻</w:t>
      </w:r>
      <w:r w:rsidR="002A7E6F" w:rsidRPr="009B1CC0">
        <w:rPr>
          <w:rFonts w:hint="eastAsia"/>
        </w:rPr>
        <w:t>T</w:t>
      </w:r>
      <w:r w:rsidR="002A7E6F" w:rsidRPr="009B1CC0">
        <w:rPr>
          <w:rFonts w:hint="eastAsia"/>
        </w:rPr>
        <w:t>节点零序</w:t>
      </w:r>
      <w:del w:id="1573" w:author="智绘未来专利代理" w:date="2021-09-03T17:45:00Z">
        <w:r w:rsidR="0043536A">
          <w:rPr>
            <w:rFonts w:hint="eastAsia"/>
            <w:color w:val="000000" w:themeColor="text1"/>
            <w:lang w:bidi="en-US"/>
          </w:rPr>
          <w:delText>电压的方法为：</w:delText>
        </w:r>
      </w:del>
      <w:ins w:id="1574" w:author="智绘未来专利代理" w:date="2021-09-03T17:45:00Z">
        <w:r w:rsidR="0063659D">
          <w:rPr>
            <w:rFonts w:hint="eastAsia"/>
          </w:rPr>
          <w:t>以如下公式表示，</w:t>
        </w:r>
      </w:ins>
    </w:p>
    <w:p w14:paraId="1C31B5AD" w14:textId="77777777" w:rsidR="00190AAD" w:rsidRDefault="0043536A">
      <w:pPr>
        <w:pStyle w:val="af8"/>
        <w:ind w:left="840" w:firstLineChars="0" w:firstLine="0"/>
        <w:rPr>
          <w:del w:id="1575" w:author="智绘未来专利代理" w:date="2021-09-03T17:45:00Z"/>
          <w:color w:val="000000" w:themeColor="text1"/>
          <w:sz w:val="24"/>
          <w:szCs w:val="24"/>
        </w:rPr>
      </w:pPr>
      <m:oMathPara>
        <m:oMathParaPr>
          <m:jc m:val="left"/>
        </m:oMathParaPr>
        <m:oMath>
          <m:sSub>
            <m:sSubPr>
              <m:ctrlPr>
                <w:del w:id="1576" w:author="智绘未来专利代理" w:date="2021-09-03T17:45:00Z">
                  <w:rPr>
                    <w:rFonts w:ascii="Cambria Math" w:hAnsi="Cambria Math" w:cs="Times New Roman"/>
                    <w:iCs/>
                    <w:color w:val="000000" w:themeColor="text1"/>
                    <w:sz w:val="24"/>
                    <w:szCs w:val="24"/>
                  </w:rPr>
                </w:del>
              </m:ctrlPr>
            </m:sSubPr>
            <m:e>
              <m:acc>
                <m:accPr>
                  <m:chr m:val="̇"/>
                  <m:ctrlPr>
                    <w:del w:id="1577" w:author="智绘未来专利代理" w:date="2021-09-03T17:45:00Z">
                      <w:rPr>
                        <w:rFonts w:ascii="Cambria Math" w:hAnsi="Cambria Math" w:cs="Times New Roman"/>
                        <w:iCs/>
                        <w:color w:val="000000" w:themeColor="text1"/>
                        <w:sz w:val="24"/>
                        <w:szCs w:val="24"/>
                      </w:rPr>
                    </w:del>
                  </m:ctrlPr>
                </m:accPr>
                <m:e>
                  <m:r>
                    <w:del w:id="1578" w:author="智绘未来专利代理" w:date="2021-09-03T17:45:00Z">
                      <w:rPr>
                        <w:rFonts w:ascii="Cambria Math" w:hAnsi="Cambria Math" w:cs="Times New Roman"/>
                        <w:color w:val="000000" w:themeColor="text1"/>
                        <w:sz w:val="24"/>
                        <w:szCs w:val="24"/>
                      </w:rPr>
                      <m:t>U</m:t>
                    </w:del>
                  </m:r>
                </m:e>
              </m:acc>
            </m:e>
            <m:sub>
              <m:r>
                <w:del w:id="1579" w:author="智绘未来专利代理" w:date="2021-09-03T17:45:00Z">
                  <m:rPr>
                    <m:sty m:val="p"/>
                  </m:rPr>
                  <w:rPr>
                    <w:rFonts w:ascii="Cambria Math" w:hAnsi="Cambria Math" w:cs="Times New Roman"/>
                    <w:color w:val="000000" w:themeColor="text1"/>
                    <w:sz w:val="24"/>
                    <w:szCs w:val="24"/>
                    <w:vertAlign w:val="subscript"/>
                  </w:rPr>
                  <m:t>0</m:t>
                </w:del>
              </m:r>
            </m:sub>
          </m:sSub>
          <m:sSub>
            <m:sSubPr>
              <m:ctrlPr>
                <w:del w:id="1580" w:author="智绘未来专利代理" w:date="2021-09-03T17:45:00Z">
                  <w:rPr>
                    <w:rFonts w:ascii="Cambria Math" w:hAnsi="Cambria Math" w:cs="Times New Roman"/>
                    <w:iCs/>
                    <w:color w:val="000000" w:themeColor="text1"/>
                    <w:sz w:val="24"/>
                    <w:szCs w:val="24"/>
                  </w:rPr>
                </w:del>
              </m:ctrlPr>
            </m:sSubPr>
            <m:e>
              <m:r>
                <w:del w:id="1581" w:author="智绘未来专利代理" w:date="2021-09-03T17:45:00Z">
                  <m:rPr>
                    <m:sty m:val="p"/>
                  </m:rPr>
                  <w:rPr>
                    <w:rFonts w:ascii="Cambria Math" w:hAnsi="Cambria Math" w:cs="Times New Roman"/>
                    <w:color w:val="000000" w:themeColor="text1"/>
                    <w:sz w:val="24"/>
                    <w:szCs w:val="24"/>
                  </w:rPr>
                  <m:t>T</m:t>
                </w:del>
              </m:r>
            </m:e>
            <m:sub>
              <m:r>
                <w:del w:id="1582" w:author="智绘未来专利代理" w:date="2021-09-03T17:45:00Z">
                  <w:rPr>
                    <w:rFonts w:ascii="Cambria Math" w:hAnsi="Cambria Math" w:cs="Times New Roman"/>
                    <w:color w:val="000000" w:themeColor="text1"/>
                    <w:sz w:val="24"/>
                    <w:szCs w:val="24"/>
                  </w:rPr>
                  <m:t>i</m:t>
                </w:del>
              </m:r>
            </m:sub>
          </m:sSub>
          <m:d>
            <m:dPr>
              <m:begChr m:val="["/>
              <m:endChr m:val="]"/>
              <m:ctrlPr>
                <w:del w:id="1583" w:author="智绘未来专利代理" w:date="2021-09-03T17:45:00Z">
                  <w:rPr>
                    <w:rFonts w:ascii="Cambria Math" w:hAnsi="Cambria Math" w:cs="Times New Roman"/>
                    <w:color w:val="000000" w:themeColor="text1"/>
                    <w:sz w:val="24"/>
                    <w:szCs w:val="24"/>
                  </w:rPr>
                </w:del>
              </m:ctrlPr>
            </m:dPr>
            <m:e>
              <m:r>
                <w:del w:id="1584" w:author="智绘未来专利代理" w:date="2021-09-03T17:45:00Z">
                  <m:rPr>
                    <m:sty m:val="p"/>
                  </m:rPr>
                  <w:rPr>
                    <w:rFonts w:ascii="Cambria Math" w:hAnsi="Cambria Math" w:cs="Times New Roman"/>
                    <w:color w:val="000000" w:themeColor="text1"/>
                    <w:sz w:val="24"/>
                    <w:szCs w:val="24"/>
                  </w:rPr>
                  <m:t>0</m:t>
                </w:del>
              </m:r>
            </m:e>
          </m:d>
          <m:r>
            <w:del w:id="1585" w:author="智绘未来专利代理" w:date="2021-09-03T17:45:00Z">
              <m:rPr>
                <m:sty m:val="p"/>
              </m:rPr>
              <w:rPr>
                <w:rFonts w:ascii="Cambria Math" w:hAnsi="Cambria Math" w:cs="Times New Roman"/>
                <w:color w:val="000000" w:themeColor="text1"/>
                <w:sz w:val="24"/>
                <w:szCs w:val="24"/>
              </w:rPr>
              <m:t>=</m:t>
            </w:del>
          </m:r>
          <m:f>
            <m:fPr>
              <m:ctrlPr>
                <w:del w:id="1586" w:author="智绘未来专利代理" w:date="2021-09-03T17:45:00Z">
                  <w:rPr>
                    <w:rFonts w:ascii="Cambria Math" w:hAnsi="Cambria Math" w:cs="Times New Roman"/>
                    <w:color w:val="000000" w:themeColor="text1"/>
                    <w:sz w:val="24"/>
                    <w:szCs w:val="24"/>
                  </w:rPr>
                </w:del>
              </m:ctrlPr>
            </m:fPr>
            <m:num>
              <m:sSub>
                <m:sSubPr>
                  <m:ctrlPr>
                    <w:del w:id="1587" w:author="智绘未来专利代理" w:date="2021-09-03T17:45:00Z">
                      <w:rPr>
                        <w:rFonts w:ascii="Cambria Math" w:hAnsi="Cambria Math" w:cs="Times New Roman"/>
                        <w:iCs/>
                        <w:color w:val="000000" w:themeColor="text1"/>
                        <w:sz w:val="24"/>
                        <w:szCs w:val="24"/>
                      </w:rPr>
                    </w:del>
                  </m:ctrlPr>
                </m:sSubPr>
                <m:e>
                  <m:acc>
                    <m:accPr>
                      <m:chr m:val="̇"/>
                      <m:ctrlPr>
                        <w:del w:id="1588" w:author="智绘未来专利代理" w:date="2021-09-03T17:45:00Z">
                          <w:rPr>
                            <w:rFonts w:ascii="Cambria Math" w:hAnsi="Cambria Math" w:cs="Times New Roman"/>
                            <w:iCs/>
                            <w:color w:val="000000" w:themeColor="text1"/>
                            <w:sz w:val="24"/>
                            <w:szCs w:val="24"/>
                          </w:rPr>
                        </w:del>
                      </m:ctrlPr>
                    </m:accPr>
                    <m:e>
                      <m:r>
                        <w:del w:id="1589" w:author="智绘未来专利代理" w:date="2021-09-03T17:45:00Z">
                          <w:rPr>
                            <w:rFonts w:ascii="Cambria Math" w:hAnsi="Cambria Math" w:cs="Times New Roman"/>
                            <w:color w:val="000000" w:themeColor="text1"/>
                            <w:sz w:val="24"/>
                            <w:szCs w:val="24"/>
                          </w:rPr>
                          <m:t>U</m:t>
                        </w:del>
                      </m:r>
                    </m:e>
                  </m:acc>
                </m:e>
                <m:sub>
                  <m:r>
                    <w:del w:id="1590" w:author="智绘未来专利代理" w:date="2021-09-03T17:45:00Z">
                      <m:rPr>
                        <m:sty m:val="p"/>
                      </m:rPr>
                      <w:rPr>
                        <w:rFonts w:ascii="Cambria Math" w:hAnsi="Cambria Math" w:cs="Times New Roman"/>
                        <w:color w:val="000000" w:themeColor="text1"/>
                        <w:sz w:val="24"/>
                        <w:szCs w:val="24"/>
                        <w:vertAlign w:val="subscript"/>
                      </w:rPr>
                      <m:t>0</m:t>
                    </w:del>
                  </m:r>
                </m:sub>
              </m:sSub>
              <m:sSub>
                <m:sSubPr>
                  <m:ctrlPr>
                    <w:del w:id="1591" w:author="智绘未来专利代理" w:date="2021-09-03T17:45:00Z">
                      <w:rPr>
                        <w:rFonts w:ascii="Cambria Math" w:hAnsi="Cambria Math" w:cs="Times New Roman"/>
                        <w:color w:val="000000" w:themeColor="text1"/>
                        <w:sz w:val="24"/>
                        <w:szCs w:val="24"/>
                      </w:rPr>
                    </w:del>
                  </m:ctrlPr>
                </m:sSubPr>
                <m:e>
                  <m:r>
                    <w:del w:id="1592" w:author="智绘未来专利代理" w:date="2021-09-03T17:45:00Z">
                      <m:rPr>
                        <m:sty m:val="p"/>
                      </m:rPr>
                      <w:rPr>
                        <w:rFonts w:ascii="Cambria Math" w:hAnsi="Cambria Math" w:cs="Times New Roman"/>
                        <w:color w:val="000000" w:themeColor="text1"/>
                        <w:sz w:val="24"/>
                        <w:szCs w:val="24"/>
                      </w:rPr>
                      <m:t>T</m:t>
                    </w:del>
                  </m:r>
                </m:e>
                <m:sub>
                  <m:r>
                    <w:del w:id="1593" w:author="智绘未来专利代理" w:date="2021-09-03T17:45:00Z">
                      <w:rPr>
                        <w:rFonts w:ascii="Cambria Math" w:hAnsi="Cambria Math" w:cs="Times New Roman"/>
                        <w:color w:val="000000" w:themeColor="text1"/>
                        <w:sz w:val="24"/>
                        <w:szCs w:val="24"/>
                      </w:rPr>
                      <m:t>i</m:t>
                    </w:del>
                  </m:r>
                  <m:r>
                    <w:del w:id="1594" w:author="智绘未来专利代理" w:date="2021-09-03T17:45:00Z">
                      <m:rPr>
                        <m:sty m:val="p"/>
                      </m:rPr>
                      <w:rPr>
                        <w:rFonts w:ascii="Cambria Math" w:hAnsi="Cambria Math" w:cs="Times New Roman"/>
                        <w:color w:val="000000" w:themeColor="text1"/>
                        <w:sz w:val="24"/>
                        <w:szCs w:val="24"/>
                        <w:vertAlign w:val="subscript"/>
                      </w:rPr>
                      <m:t>-</m:t>
                    </w:del>
                  </m:r>
                  <m:r>
                    <w:del w:id="1595" w:author="智绘未来专利代理" w:date="2021-09-03T17:45:00Z">
                      <m:rPr>
                        <m:sty m:val="p"/>
                      </m:rPr>
                      <w:rPr>
                        <w:rFonts w:ascii="Cambria Math" w:hAnsi="Cambria Math" w:cs="Times New Roman"/>
                        <w:color w:val="000000" w:themeColor="text1"/>
                        <w:sz w:val="24"/>
                        <w:szCs w:val="24"/>
                        <w:vertAlign w:val="subscript"/>
                      </w:rPr>
                      <m:t>1</m:t>
                    </w:del>
                  </m:r>
                </m:sub>
              </m:sSub>
              <m:d>
                <m:dPr>
                  <m:begChr m:val="["/>
                  <m:endChr m:val="]"/>
                  <m:ctrlPr>
                    <w:del w:id="1596" w:author="智绘未来专利代理" w:date="2021-09-03T17:45:00Z">
                      <w:rPr>
                        <w:rFonts w:ascii="Cambria Math" w:hAnsi="Cambria Math" w:cs="Times New Roman"/>
                        <w:color w:val="000000" w:themeColor="text1"/>
                        <w:sz w:val="24"/>
                        <w:szCs w:val="24"/>
                      </w:rPr>
                    </w:del>
                  </m:ctrlPr>
                </m:dPr>
                <m:e>
                  <m:r>
                    <w:del w:id="1597" w:author="智绘未来专利代理" w:date="2021-09-03T17:45:00Z">
                      <m:rPr>
                        <m:sty m:val="p"/>
                      </m:rPr>
                      <w:rPr>
                        <w:rFonts w:ascii="Cambria Math" w:hAnsi="Cambria Math" w:cs="Times New Roman"/>
                        <w:color w:val="000000" w:themeColor="text1"/>
                        <w:sz w:val="24"/>
                        <w:szCs w:val="24"/>
                      </w:rPr>
                      <m:t>0</m:t>
                    </w:del>
                  </m:r>
                </m:e>
              </m:d>
              <m:r>
                <w:del w:id="1598" w:author="智绘未来专利代理" w:date="2021-09-03T17:45:00Z">
                  <m:rPr>
                    <m:sty m:val="p"/>
                  </m:rPr>
                  <w:rPr>
                    <w:rFonts w:ascii="Cambria Math" w:hAnsi="Cambria Math" w:cs="Times New Roman"/>
                    <w:color w:val="000000" w:themeColor="text1"/>
                    <w:sz w:val="24"/>
                    <w:szCs w:val="24"/>
                  </w:rPr>
                  <m:t>+</m:t>
                </w:del>
              </m:r>
              <m:sSub>
                <m:sSubPr>
                  <m:ctrlPr>
                    <w:del w:id="1599" w:author="智绘未来专利代理" w:date="2021-09-03T17:45:00Z">
                      <w:rPr>
                        <w:rFonts w:ascii="Cambria Math" w:hAnsi="Cambria Math" w:cs="Times New Roman"/>
                        <w:iCs/>
                        <w:color w:val="000000" w:themeColor="text1"/>
                        <w:sz w:val="24"/>
                        <w:szCs w:val="24"/>
                      </w:rPr>
                    </w:del>
                  </m:ctrlPr>
                </m:sSubPr>
                <m:e>
                  <m:acc>
                    <m:accPr>
                      <m:chr m:val="̇"/>
                      <m:ctrlPr>
                        <w:del w:id="1600" w:author="智绘未来专利代理" w:date="2021-09-03T17:45:00Z">
                          <w:rPr>
                            <w:rFonts w:ascii="Cambria Math" w:hAnsi="Cambria Math" w:cs="Times New Roman"/>
                            <w:iCs/>
                            <w:color w:val="000000" w:themeColor="text1"/>
                            <w:sz w:val="24"/>
                            <w:szCs w:val="24"/>
                          </w:rPr>
                        </w:del>
                      </m:ctrlPr>
                    </m:accPr>
                    <m:e>
                      <m:r>
                        <w:del w:id="1601" w:author="智绘未来专利代理" w:date="2021-09-03T17:45:00Z">
                          <w:rPr>
                            <w:rFonts w:ascii="Cambria Math" w:hAnsi="Cambria Math" w:cs="Times New Roman"/>
                            <w:color w:val="000000" w:themeColor="text1"/>
                            <w:sz w:val="24"/>
                            <w:szCs w:val="24"/>
                          </w:rPr>
                          <m:t>U</m:t>
                        </w:del>
                      </m:r>
                    </m:e>
                  </m:acc>
                </m:e>
                <m:sub>
                  <m:r>
                    <w:del w:id="1602" w:author="智绘未来专利代理" w:date="2021-09-03T17:45:00Z">
                      <m:rPr>
                        <m:sty m:val="p"/>
                      </m:rPr>
                      <w:rPr>
                        <w:rFonts w:ascii="Cambria Math" w:hAnsi="Cambria Math" w:cs="Times New Roman"/>
                        <w:color w:val="000000" w:themeColor="text1"/>
                        <w:sz w:val="24"/>
                        <w:szCs w:val="24"/>
                        <w:vertAlign w:val="subscript"/>
                      </w:rPr>
                      <m:t>0</m:t>
                    </w:del>
                  </m:r>
                </m:sub>
              </m:sSub>
              <m:sSub>
                <m:sSubPr>
                  <m:ctrlPr>
                    <w:del w:id="1603" w:author="智绘未来专利代理" w:date="2021-09-03T17:45:00Z">
                      <w:rPr>
                        <w:rFonts w:ascii="Cambria Math" w:hAnsi="Cambria Math" w:cs="Times New Roman"/>
                        <w:color w:val="000000" w:themeColor="text1"/>
                        <w:sz w:val="24"/>
                        <w:szCs w:val="24"/>
                      </w:rPr>
                    </w:del>
                  </m:ctrlPr>
                </m:sSubPr>
                <m:e>
                  <m:r>
                    <w:del w:id="1604" w:author="智绘未来专利代理" w:date="2021-09-03T17:45:00Z">
                      <m:rPr>
                        <m:sty m:val="p"/>
                      </m:rPr>
                      <w:rPr>
                        <w:rFonts w:ascii="Cambria Math" w:hAnsi="Cambria Math" w:cs="Times New Roman"/>
                        <w:color w:val="000000" w:themeColor="text1"/>
                        <w:sz w:val="24"/>
                        <w:szCs w:val="24"/>
                      </w:rPr>
                      <m:t>T</m:t>
                    </w:del>
                  </m:r>
                </m:e>
                <m:sub>
                  <m:r>
                    <w:del w:id="1605" w:author="智绘未来专利代理" w:date="2021-09-03T17:45:00Z">
                      <w:rPr>
                        <w:rFonts w:ascii="Cambria Math" w:hAnsi="Cambria Math" w:cs="Times New Roman"/>
                        <w:color w:val="000000" w:themeColor="text1"/>
                        <w:sz w:val="24"/>
                        <w:szCs w:val="24"/>
                      </w:rPr>
                      <m:t>i</m:t>
                    </w:del>
                  </m:r>
                  <m:r>
                    <w:del w:id="1606" w:author="智绘未来专利代理" w:date="2021-09-03T17:45:00Z">
                      <m:rPr>
                        <m:sty m:val="p"/>
                      </m:rPr>
                      <w:rPr>
                        <w:rFonts w:ascii="Cambria Math" w:hAnsi="Cambria Math" w:cs="Times New Roman"/>
                        <w:color w:val="000000" w:themeColor="text1"/>
                        <w:sz w:val="24"/>
                        <w:szCs w:val="24"/>
                        <w:vertAlign w:val="subscript"/>
                      </w:rPr>
                      <m:t>-</m:t>
                    </w:del>
                  </m:r>
                  <m:r>
                    <w:del w:id="1607" w:author="智绘未来专利代理" w:date="2021-09-03T17:45:00Z">
                      <m:rPr>
                        <m:sty m:val="p"/>
                      </m:rPr>
                      <w:rPr>
                        <w:rFonts w:ascii="Cambria Math" w:hAnsi="Cambria Math" w:cs="Times New Roman"/>
                        <w:color w:val="000000" w:themeColor="text1"/>
                        <w:sz w:val="24"/>
                        <w:szCs w:val="24"/>
                        <w:vertAlign w:val="subscript"/>
                      </w:rPr>
                      <m:t>1</m:t>
                    </w:del>
                  </m:r>
                </m:sub>
              </m:sSub>
              <m:d>
                <m:dPr>
                  <m:begChr m:val="["/>
                  <m:endChr m:val="]"/>
                  <m:ctrlPr>
                    <w:del w:id="1608" w:author="智绘未来专利代理" w:date="2021-09-03T17:45:00Z">
                      <w:rPr>
                        <w:rFonts w:ascii="Cambria Math" w:hAnsi="Cambria Math" w:cs="Times New Roman"/>
                        <w:color w:val="000000" w:themeColor="text1"/>
                        <w:sz w:val="24"/>
                        <w:szCs w:val="24"/>
                      </w:rPr>
                    </w:del>
                  </m:ctrlPr>
                </m:dPr>
                <m:e>
                  <m:r>
                    <w:del w:id="1609" w:author="智绘未来专利代理" w:date="2021-09-03T17:45:00Z">
                      <m:rPr>
                        <m:sty m:val="p"/>
                      </m:rPr>
                      <w:rPr>
                        <w:rFonts w:ascii="Cambria Math" w:hAnsi="Cambria Math" w:cs="Times New Roman"/>
                        <w:color w:val="000000" w:themeColor="text1"/>
                        <w:sz w:val="24"/>
                        <w:szCs w:val="24"/>
                      </w:rPr>
                      <m:t>1</m:t>
                    </w:del>
                  </m:r>
                </m:e>
              </m:d>
            </m:num>
            <m:den>
              <m:r>
                <w:del w:id="1610" w:author="智绘未来专利代理" w:date="2021-09-03T17:45:00Z">
                  <w:rPr>
                    <w:rFonts w:ascii="Cambria Math" w:hAnsi="Cambria Math" w:cs="Times New Roman"/>
                    <w:color w:val="000000" w:themeColor="text1"/>
                    <w:sz w:val="24"/>
                    <w:szCs w:val="24"/>
                  </w:rPr>
                  <m:t>2</m:t>
                </w:del>
              </m:r>
            </m:den>
          </m:f>
          <m:r>
            <w:del w:id="1611" w:author="智绘未来专利代理" w:date="2021-09-03T17:45:00Z">
              <m:rPr>
                <m:sty m:val="p"/>
              </m:rPr>
              <w:rPr>
                <w:rFonts w:ascii="Cambria Math" w:hAnsi="Cambria Math" w:cs="Times New Roman"/>
                <w:color w:val="000000" w:themeColor="text1"/>
                <w:sz w:val="24"/>
                <w:szCs w:val="24"/>
              </w:rPr>
              <m:t>-</m:t>
            </w:del>
          </m:r>
          <m:sSub>
            <m:sSubPr>
              <m:ctrlPr>
                <w:del w:id="1612" w:author="智绘未来专利代理" w:date="2021-09-03T17:45:00Z">
                  <w:rPr>
                    <w:rFonts w:ascii="Cambria Math" w:hAnsi="Cambria Math" w:cs="Times New Roman"/>
                    <w:iCs/>
                    <w:color w:val="000000" w:themeColor="text1"/>
                    <w:sz w:val="24"/>
                    <w:szCs w:val="24"/>
                  </w:rPr>
                </w:del>
              </m:ctrlPr>
            </m:sSubPr>
            <m:e>
              <m:r>
                <w:del w:id="1613" w:author="智绘未来专利代理" w:date="2021-09-03T17:45:00Z">
                  <w:rPr>
                    <w:rFonts w:ascii="Cambria Math" w:hAnsi="Cambria Math" w:cs="Times New Roman"/>
                    <w:color w:val="000000" w:themeColor="text1"/>
                    <w:sz w:val="24"/>
                    <w:szCs w:val="24"/>
                  </w:rPr>
                  <m:t>Z</m:t>
                </w:del>
              </m:r>
            </m:e>
            <m:sub>
              <m:r>
                <w:del w:id="1614" w:author="智绘未来专利代理" w:date="2021-09-03T17:45:00Z">
                  <m:rPr>
                    <m:sty m:val="p"/>
                  </m:rPr>
                  <w:rPr>
                    <w:rFonts w:ascii="Cambria Math" w:hAnsi="Cambria Math" w:cs="Times New Roman"/>
                    <w:color w:val="000000" w:themeColor="text1"/>
                    <w:sz w:val="24"/>
                    <w:szCs w:val="24"/>
                  </w:rPr>
                  <m:t>0</m:t>
                </w:del>
              </m:r>
            </m:sub>
          </m:sSub>
          <m:r>
            <w:del w:id="1615" w:author="智绘未来专利代理" w:date="2021-09-03T17:45:00Z">
              <m:rPr>
                <m:sty m:val="p"/>
              </m:rPr>
              <w:rPr>
                <w:rFonts w:ascii="Cambria Math" w:hAnsi="Cambria Math" w:cs="Times New Roman"/>
                <w:color w:val="000000" w:themeColor="text1"/>
                <w:sz w:val="24"/>
                <w:szCs w:val="24"/>
              </w:rPr>
              <m:t>*</m:t>
            </w:del>
          </m:r>
          <m:sSub>
            <m:sSubPr>
              <m:ctrlPr>
                <w:del w:id="1616" w:author="智绘未来专利代理" w:date="2021-09-03T17:45:00Z">
                  <w:rPr>
                    <w:rFonts w:ascii="Cambria Math" w:hAnsi="Cambria Math" w:cs="Times New Roman"/>
                    <w:color w:val="000000" w:themeColor="text1"/>
                    <w:sz w:val="24"/>
                    <w:szCs w:val="24"/>
                  </w:rPr>
                </w:del>
              </m:ctrlPr>
            </m:sSubPr>
            <m:e>
              <m:r>
                <w:del w:id="1617" w:author="智绘未来专利代理" w:date="2021-09-03T17:45:00Z">
                  <m:rPr>
                    <m:sty m:val="p"/>
                  </m:rPr>
                  <w:rPr>
                    <w:rFonts w:ascii="Cambria Math" w:hAnsi="Cambria Math" w:cs="Times New Roman"/>
                    <w:color w:val="000000" w:themeColor="text1"/>
                    <w:sz w:val="24"/>
                    <w:szCs w:val="24"/>
                  </w:rPr>
                  <m:t>LenT</m:t>
                </w:del>
              </m:r>
            </m:e>
            <m:sub>
              <m:r>
                <w:del w:id="1618" w:author="智绘未来专利代理" w:date="2021-09-03T17:45:00Z">
                  <w:rPr>
                    <w:rFonts w:ascii="Cambria Math" w:hAnsi="Cambria Math" w:cs="Times New Roman"/>
                    <w:color w:val="000000" w:themeColor="text1"/>
                    <w:sz w:val="24"/>
                    <w:szCs w:val="24"/>
                  </w:rPr>
                  <m:t>i</m:t>
                </w:del>
              </m:r>
              <m:r>
                <w:del w:id="1619" w:author="智绘未来专利代理" w:date="2021-09-03T17:45:00Z">
                  <m:rPr>
                    <m:sty m:val="p"/>
                  </m:rPr>
                  <w:rPr>
                    <w:rFonts w:ascii="Cambria Math" w:hAnsi="Cambria Math" w:cs="Times New Roman"/>
                    <w:color w:val="000000" w:themeColor="text1"/>
                    <w:sz w:val="24"/>
                    <w:szCs w:val="24"/>
                    <w:vertAlign w:val="subscript"/>
                  </w:rPr>
                  <m:t>-</m:t>
                </w:del>
              </m:r>
              <m:r>
                <w:del w:id="1620" w:author="智绘未来专利代理" w:date="2021-09-03T17:45:00Z">
                  <m:rPr>
                    <m:sty m:val="p"/>
                  </m:rPr>
                  <w:rPr>
                    <w:rFonts w:ascii="Cambria Math" w:hAnsi="Cambria Math" w:cs="Times New Roman"/>
                    <w:color w:val="000000" w:themeColor="text1"/>
                    <w:sz w:val="24"/>
                    <w:szCs w:val="24"/>
                    <w:vertAlign w:val="subscript"/>
                  </w:rPr>
                  <m:t>1</m:t>
                </w:del>
              </m:r>
            </m:sub>
          </m:sSub>
          <m:r>
            <w:del w:id="1621" w:author="智绘未来专利代理" w:date="2021-09-03T17:45:00Z">
              <m:rPr>
                <m:sty m:val="p"/>
              </m:rPr>
              <w:rPr>
                <w:rFonts w:ascii="Cambria Math" w:hAnsi="Cambria Math" w:cs="Times New Roman"/>
                <w:color w:val="000000" w:themeColor="text1"/>
                <w:sz w:val="24"/>
                <w:szCs w:val="24"/>
              </w:rPr>
              <m:t>*</m:t>
            </w:del>
          </m:r>
          <m:nary>
            <m:naryPr>
              <m:chr m:val="∑"/>
              <m:limLoc m:val="undOvr"/>
              <m:ctrlPr>
                <w:del w:id="1622" w:author="智绘未来专利代理" w:date="2021-09-03T17:45:00Z">
                  <w:rPr>
                    <w:rFonts w:ascii="Cambria Math" w:hAnsi="Cambria Math" w:cs="Times New Roman"/>
                    <w:color w:val="000000" w:themeColor="text1"/>
                    <w:sz w:val="24"/>
                    <w:szCs w:val="24"/>
                  </w:rPr>
                </w:del>
              </m:ctrlPr>
            </m:naryPr>
            <m:sub>
              <m:r>
                <w:del w:id="1623" w:author="智绘未来专利代理" w:date="2021-09-03T17:45:00Z">
                  <w:rPr>
                    <w:rFonts w:ascii="Cambria Math" w:hAnsi="Cambria Math" w:cs="Times New Roman"/>
                    <w:color w:val="000000" w:themeColor="text1"/>
                    <w:sz w:val="24"/>
                    <w:szCs w:val="24"/>
                  </w:rPr>
                  <m:t>j</m:t>
                </w:del>
              </m:r>
              <m:r>
                <w:del w:id="1624" w:author="智绘未来专利代理" w:date="2021-09-03T17:45:00Z">
                  <w:rPr>
                    <w:rFonts w:ascii="Cambria Math" w:hAnsi="Cambria Math" w:cs="Times New Roman"/>
                    <w:color w:val="000000" w:themeColor="text1"/>
                    <w:sz w:val="24"/>
                    <w:szCs w:val="24"/>
                  </w:rPr>
                  <m:t>=1</m:t>
                </w:del>
              </m:r>
            </m:sub>
            <m:sup>
              <m:r>
                <w:del w:id="1625" w:author="智绘未来专利代理" w:date="2021-09-03T17:45:00Z">
                  <w:rPr>
                    <w:rFonts w:ascii="Cambria Math" w:hAnsi="Cambria Math" w:cs="Times New Roman"/>
                    <w:color w:val="000000" w:themeColor="text1"/>
                    <w:sz w:val="24"/>
                    <w:szCs w:val="24"/>
                  </w:rPr>
                  <m:t>i</m:t>
                </w:del>
              </m:r>
            </m:sup>
            <m:e>
              <m:sSub>
                <m:sSubPr>
                  <m:ctrlPr>
                    <w:del w:id="1626" w:author="智绘未来专利代理" w:date="2021-09-03T17:45:00Z">
                      <w:rPr>
                        <w:rFonts w:ascii="Cambria Math" w:hAnsi="Cambria Math" w:cs="Times New Roman"/>
                        <w:iCs/>
                        <w:color w:val="000000" w:themeColor="text1"/>
                        <w:sz w:val="24"/>
                        <w:szCs w:val="24"/>
                      </w:rPr>
                    </w:del>
                  </m:ctrlPr>
                </m:sSubPr>
                <m:e>
                  <m:acc>
                    <m:accPr>
                      <m:chr m:val="̇"/>
                      <m:ctrlPr>
                        <w:del w:id="1627" w:author="智绘未来专利代理" w:date="2021-09-03T17:45:00Z">
                          <w:rPr>
                            <w:rFonts w:ascii="Cambria Math" w:hAnsi="Cambria Math" w:cs="Times New Roman"/>
                            <w:iCs/>
                            <w:color w:val="000000" w:themeColor="text1"/>
                            <w:sz w:val="24"/>
                            <w:szCs w:val="24"/>
                          </w:rPr>
                        </w:del>
                      </m:ctrlPr>
                    </m:accPr>
                    <m:e>
                      <m:r>
                        <w:del w:id="1628" w:author="智绘未来专利代理" w:date="2021-09-03T17:45:00Z">
                          <w:rPr>
                            <w:rFonts w:ascii="Cambria Math" w:hAnsi="Cambria Math" w:cs="Times New Roman"/>
                            <w:color w:val="000000" w:themeColor="text1"/>
                            <w:sz w:val="24"/>
                            <w:szCs w:val="24"/>
                          </w:rPr>
                          <m:t>I</m:t>
                        </w:del>
                      </m:r>
                    </m:e>
                  </m:acc>
                </m:e>
                <m:sub>
                  <m:r>
                    <w:del w:id="1629" w:author="智绘未来专利代理" w:date="2021-09-03T17:45:00Z">
                      <w:rPr>
                        <w:rFonts w:ascii="Cambria Math" w:hAnsi="Cambria Math" w:cs="Times New Roman"/>
                        <w:color w:val="000000" w:themeColor="text1"/>
                        <w:sz w:val="24"/>
                        <w:szCs w:val="24"/>
                      </w:rPr>
                      <m:t>0</m:t>
                    </w:del>
                  </m:r>
                </m:sub>
              </m:sSub>
              <m:sSub>
                <m:sSubPr>
                  <m:ctrlPr>
                    <w:del w:id="1630" w:author="智绘未来专利代理" w:date="2021-09-03T17:45:00Z">
                      <w:rPr>
                        <w:rFonts w:ascii="Cambria Math" w:hAnsi="Cambria Math" w:cs="Times New Roman"/>
                        <w:iCs/>
                        <w:color w:val="000000" w:themeColor="text1"/>
                        <w:sz w:val="24"/>
                        <w:szCs w:val="24"/>
                      </w:rPr>
                    </w:del>
                  </m:ctrlPr>
                </m:sSubPr>
                <m:e>
                  <m:r>
                    <w:del w:id="1631" w:author="智绘未来专利代理" w:date="2021-09-03T17:45:00Z">
                      <m:rPr>
                        <m:sty m:val="p"/>
                      </m:rPr>
                      <w:rPr>
                        <w:rFonts w:ascii="Cambria Math" w:hAnsi="Cambria Math" w:cs="Times New Roman"/>
                        <w:color w:val="000000" w:themeColor="text1"/>
                        <w:sz w:val="24"/>
                        <w:szCs w:val="24"/>
                      </w:rPr>
                      <m:t>L</m:t>
                    </w:del>
                  </m:r>
                </m:e>
                <m:sub>
                  <m:r>
                    <w:del w:id="1632" w:author="智绘未来专利代理" w:date="2021-09-03T17:45:00Z">
                      <w:rPr>
                        <w:rFonts w:ascii="Cambria Math" w:hAnsi="Cambria Math" w:cs="Times New Roman"/>
                        <w:color w:val="000000" w:themeColor="text1"/>
                        <w:sz w:val="24"/>
                        <w:szCs w:val="24"/>
                      </w:rPr>
                      <m:t>j</m:t>
                    </w:del>
                  </m:r>
                </m:sub>
              </m:sSub>
            </m:e>
          </m:nary>
        </m:oMath>
      </m:oMathPara>
    </w:p>
    <w:p w14:paraId="4FC300D7" w14:textId="4E50548D" w:rsidR="002A7E6F" w:rsidRPr="00922F2A" w:rsidRDefault="002A7E6F" w:rsidP="00922F2A">
      <w:pPr>
        <w:pStyle w:val="00"/>
        <w:ind w:firstLine="480"/>
        <w:rPr>
          <w:ins w:id="1633" w:author="智绘未来专利代理" w:date="2021-09-03T17:45:00Z"/>
        </w:rPr>
      </w:pPr>
      <m:oMathPara>
        <m:oMathParaPr>
          <m:jc m:val="left"/>
        </m:oMathParaPr>
        <m:oMath>
          <m:sSub>
            <m:sSubPr>
              <m:ctrlPr>
                <w:ins w:id="1634" w:author="智绘未来专利代理" w:date="2021-09-03T17:45:00Z">
                  <w:rPr>
                    <w:rFonts w:ascii="Cambria Math" w:hAnsi="Cambria Math"/>
                    <w:iCs/>
                  </w:rPr>
                </w:ins>
              </m:ctrlPr>
            </m:sSubPr>
            <m:e>
              <m:acc>
                <m:accPr>
                  <m:chr m:val="̇"/>
                  <m:ctrlPr>
                    <w:ins w:id="1635" w:author="智绘未来专利代理" w:date="2021-09-03T17:45:00Z">
                      <w:rPr>
                        <w:rFonts w:ascii="Cambria Math" w:hAnsi="Cambria Math"/>
                        <w:iCs/>
                      </w:rPr>
                    </w:ins>
                  </m:ctrlPr>
                </m:accPr>
                <m:e>
                  <m:r>
                    <w:ins w:id="1636" w:author="智绘未来专利代理" w:date="2021-09-03T17:45:00Z">
                      <w:rPr>
                        <w:rFonts w:ascii="Cambria Math" w:hAnsi="Cambria Math"/>
                      </w:rPr>
                      <m:t>U</m:t>
                    </w:ins>
                  </m:r>
                </m:e>
              </m:acc>
            </m:e>
            <m:sub>
              <m:r>
                <w:ins w:id="1637" w:author="智绘未来专利代理" w:date="2021-09-03T17:45:00Z">
                  <m:rPr>
                    <m:sty m:val="p"/>
                  </m:rPr>
                  <w:rPr>
                    <w:rFonts w:ascii="Cambria Math" w:hAnsi="Cambria Math"/>
                  </w:rPr>
                  <m:t>0</m:t>
                </w:ins>
              </m:r>
            </m:sub>
          </m:sSub>
          <m:sSub>
            <m:sSubPr>
              <m:ctrlPr>
                <w:ins w:id="1638" w:author="智绘未来专利代理" w:date="2021-09-03T17:45:00Z">
                  <w:rPr>
                    <w:rFonts w:ascii="Cambria Math" w:hAnsi="Cambria Math"/>
                    <w:iCs/>
                  </w:rPr>
                </w:ins>
              </m:ctrlPr>
            </m:sSubPr>
            <m:e>
              <m:r>
                <w:ins w:id="1639" w:author="智绘未来专利代理" w:date="2021-09-03T17:45:00Z">
                  <w:rPr>
                    <w:rFonts w:ascii="Cambria Math" w:hAnsi="Cambria Math"/>
                  </w:rPr>
                  <m:t>T</m:t>
                </w:ins>
              </m:r>
            </m:e>
            <m:sub>
              <m:r>
                <w:ins w:id="1640" w:author="智绘未来专利代理" w:date="2021-09-03T17:45:00Z">
                  <w:rPr>
                    <w:rFonts w:ascii="Cambria Math" w:hAnsi="Cambria Math"/>
                  </w:rPr>
                  <m:t>i</m:t>
                </w:ins>
              </m:r>
            </m:sub>
          </m:sSub>
          <m:d>
            <m:dPr>
              <m:begChr m:val="["/>
              <m:endChr m:val="]"/>
              <m:ctrlPr>
                <w:ins w:id="1641" w:author="智绘未来专利代理" w:date="2021-09-03T17:45:00Z">
                  <w:rPr>
                    <w:rFonts w:ascii="Cambria Math" w:hAnsi="Cambria Math"/>
                  </w:rPr>
                </w:ins>
              </m:ctrlPr>
            </m:dPr>
            <m:e>
              <m:r>
                <w:ins w:id="1642" w:author="智绘未来专利代理" w:date="2021-09-03T17:45:00Z">
                  <m:rPr>
                    <m:sty m:val="p"/>
                  </m:rPr>
                  <w:rPr>
                    <w:rFonts w:ascii="Cambria Math" w:hAnsi="Cambria Math"/>
                  </w:rPr>
                  <m:t>0</m:t>
                </w:ins>
              </m:r>
            </m:e>
          </m:d>
          <m:r>
            <w:ins w:id="1643" w:author="智绘未来专利代理" w:date="2021-09-03T17:45:00Z">
              <m:rPr>
                <m:sty m:val="p"/>
              </m:rPr>
              <w:rPr>
                <w:rFonts w:ascii="Cambria Math" w:hAnsi="Cambria Math"/>
              </w:rPr>
              <m:t>=</m:t>
            </w:ins>
          </m:r>
          <m:f>
            <m:fPr>
              <m:ctrlPr>
                <w:ins w:id="1644" w:author="智绘未来专利代理" w:date="2021-09-03T17:45:00Z">
                  <w:rPr>
                    <w:rFonts w:ascii="Cambria Math" w:hAnsi="Cambria Math"/>
                  </w:rPr>
                </w:ins>
              </m:ctrlPr>
            </m:fPr>
            <m:num>
              <m:sSub>
                <m:sSubPr>
                  <m:ctrlPr>
                    <w:ins w:id="1645" w:author="智绘未来专利代理" w:date="2021-09-03T17:45:00Z">
                      <w:rPr>
                        <w:rFonts w:ascii="Cambria Math" w:hAnsi="Cambria Math"/>
                        <w:iCs/>
                      </w:rPr>
                    </w:ins>
                  </m:ctrlPr>
                </m:sSubPr>
                <m:e>
                  <m:acc>
                    <m:accPr>
                      <m:chr m:val="̇"/>
                      <m:ctrlPr>
                        <w:ins w:id="1646" w:author="智绘未来专利代理" w:date="2021-09-03T17:45:00Z">
                          <w:rPr>
                            <w:rFonts w:ascii="Cambria Math" w:hAnsi="Cambria Math"/>
                            <w:iCs/>
                          </w:rPr>
                        </w:ins>
                      </m:ctrlPr>
                    </m:accPr>
                    <m:e>
                      <m:r>
                        <w:ins w:id="1647" w:author="智绘未来专利代理" w:date="2021-09-03T17:45:00Z">
                          <w:rPr>
                            <w:rFonts w:ascii="Cambria Math" w:hAnsi="Cambria Math"/>
                          </w:rPr>
                          <m:t>U</m:t>
                        </w:ins>
                      </m:r>
                    </m:e>
                  </m:acc>
                </m:e>
                <m:sub>
                  <m:r>
                    <w:ins w:id="1648" w:author="智绘未来专利代理" w:date="2021-09-03T17:45:00Z">
                      <m:rPr>
                        <m:sty m:val="p"/>
                      </m:rPr>
                      <w:rPr>
                        <w:rFonts w:ascii="Cambria Math" w:hAnsi="Cambria Math"/>
                      </w:rPr>
                      <m:t>0</m:t>
                    </w:ins>
                  </m:r>
                </m:sub>
              </m:sSub>
              <m:sSub>
                <m:sSubPr>
                  <m:ctrlPr>
                    <w:ins w:id="1649" w:author="智绘未来专利代理" w:date="2021-09-03T17:45:00Z">
                      <w:rPr>
                        <w:rFonts w:ascii="Cambria Math" w:hAnsi="Cambria Math"/>
                      </w:rPr>
                    </w:ins>
                  </m:ctrlPr>
                </m:sSubPr>
                <m:e>
                  <m:r>
                    <w:ins w:id="1650" w:author="智绘未来专利代理" w:date="2021-09-03T17:45:00Z">
                      <w:rPr>
                        <w:rFonts w:ascii="Cambria Math" w:hAnsi="Cambria Math"/>
                      </w:rPr>
                      <m:t>T</m:t>
                    </w:ins>
                  </m:r>
                </m:e>
                <m:sub>
                  <m:r>
                    <w:ins w:id="1651" w:author="智绘未来专利代理" w:date="2021-09-03T17:45:00Z">
                      <w:rPr>
                        <w:rFonts w:ascii="Cambria Math" w:hAnsi="Cambria Math"/>
                      </w:rPr>
                      <m:t>i</m:t>
                    </w:ins>
                  </m:r>
                  <m:r>
                    <w:ins w:id="1652" w:author="智绘未来专利代理" w:date="2021-09-03T17:45:00Z">
                      <m:rPr>
                        <m:sty m:val="p"/>
                      </m:rPr>
                      <w:rPr>
                        <w:rFonts w:ascii="Cambria Math" w:hAnsi="Cambria Math"/>
                      </w:rPr>
                      <m:t>-1</m:t>
                    </w:ins>
                  </m:r>
                </m:sub>
              </m:sSub>
              <m:d>
                <m:dPr>
                  <m:begChr m:val="["/>
                  <m:endChr m:val="]"/>
                  <m:ctrlPr>
                    <w:ins w:id="1653" w:author="智绘未来专利代理" w:date="2021-09-03T17:45:00Z">
                      <w:rPr>
                        <w:rFonts w:ascii="Cambria Math" w:hAnsi="Cambria Math"/>
                      </w:rPr>
                    </w:ins>
                  </m:ctrlPr>
                </m:dPr>
                <m:e>
                  <m:r>
                    <w:ins w:id="1654" w:author="智绘未来专利代理" w:date="2021-09-03T17:45:00Z">
                      <m:rPr>
                        <m:sty m:val="p"/>
                      </m:rPr>
                      <w:rPr>
                        <w:rFonts w:ascii="Cambria Math" w:hAnsi="Cambria Math"/>
                      </w:rPr>
                      <m:t>0</m:t>
                    </w:ins>
                  </m:r>
                </m:e>
              </m:d>
              <m:r>
                <w:ins w:id="1655" w:author="智绘未来专利代理" w:date="2021-09-03T17:45:00Z">
                  <m:rPr>
                    <m:sty m:val="p"/>
                  </m:rPr>
                  <w:rPr>
                    <w:rFonts w:ascii="Cambria Math" w:hAnsi="Cambria Math"/>
                  </w:rPr>
                  <m:t>+</m:t>
                </w:ins>
              </m:r>
              <m:sSub>
                <m:sSubPr>
                  <m:ctrlPr>
                    <w:ins w:id="1656" w:author="智绘未来专利代理" w:date="2021-09-03T17:45:00Z">
                      <w:rPr>
                        <w:rFonts w:ascii="Cambria Math" w:hAnsi="Cambria Math"/>
                        <w:iCs/>
                      </w:rPr>
                    </w:ins>
                  </m:ctrlPr>
                </m:sSubPr>
                <m:e>
                  <m:acc>
                    <m:accPr>
                      <m:chr m:val="̇"/>
                      <m:ctrlPr>
                        <w:ins w:id="1657" w:author="智绘未来专利代理" w:date="2021-09-03T17:45:00Z">
                          <w:rPr>
                            <w:rFonts w:ascii="Cambria Math" w:hAnsi="Cambria Math"/>
                            <w:iCs/>
                          </w:rPr>
                        </w:ins>
                      </m:ctrlPr>
                    </m:accPr>
                    <m:e>
                      <m:r>
                        <w:ins w:id="1658" w:author="智绘未来专利代理" w:date="2021-09-03T17:45:00Z">
                          <w:rPr>
                            <w:rFonts w:ascii="Cambria Math" w:hAnsi="Cambria Math"/>
                          </w:rPr>
                          <m:t>U</m:t>
                        </w:ins>
                      </m:r>
                    </m:e>
                  </m:acc>
                </m:e>
                <m:sub>
                  <m:r>
                    <w:ins w:id="1659" w:author="智绘未来专利代理" w:date="2021-09-03T17:45:00Z">
                      <m:rPr>
                        <m:sty m:val="p"/>
                      </m:rPr>
                      <w:rPr>
                        <w:rFonts w:ascii="Cambria Math" w:hAnsi="Cambria Math"/>
                      </w:rPr>
                      <m:t>0</m:t>
                    </w:ins>
                  </m:r>
                </m:sub>
              </m:sSub>
              <m:sSub>
                <m:sSubPr>
                  <m:ctrlPr>
                    <w:ins w:id="1660" w:author="智绘未来专利代理" w:date="2021-09-03T17:45:00Z">
                      <w:rPr>
                        <w:rFonts w:ascii="Cambria Math" w:hAnsi="Cambria Math"/>
                      </w:rPr>
                    </w:ins>
                  </m:ctrlPr>
                </m:sSubPr>
                <m:e>
                  <m:r>
                    <w:ins w:id="1661" w:author="智绘未来专利代理" w:date="2021-09-03T17:45:00Z">
                      <w:rPr>
                        <w:rFonts w:ascii="Cambria Math" w:hAnsi="Cambria Math"/>
                      </w:rPr>
                      <m:t>T</m:t>
                    </w:ins>
                  </m:r>
                </m:e>
                <m:sub>
                  <m:r>
                    <w:ins w:id="1662" w:author="智绘未来专利代理" w:date="2021-09-03T17:45:00Z">
                      <w:rPr>
                        <w:rFonts w:ascii="Cambria Math" w:hAnsi="Cambria Math"/>
                      </w:rPr>
                      <m:t>i</m:t>
                    </w:ins>
                  </m:r>
                  <m:r>
                    <w:ins w:id="1663" w:author="智绘未来专利代理" w:date="2021-09-03T17:45:00Z">
                      <m:rPr>
                        <m:sty m:val="p"/>
                      </m:rPr>
                      <w:rPr>
                        <w:rFonts w:ascii="Cambria Math" w:hAnsi="Cambria Math"/>
                      </w:rPr>
                      <m:t>-1</m:t>
                    </w:ins>
                  </m:r>
                </m:sub>
              </m:sSub>
              <m:d>
                <m:dPr>
                  <m:begChr m:val="["/>
                  <m:endChr m:val="]"/>
                  <m:ctrlPr>
                    <w:ins w:id="1664" w:author="智绘未来专利代理" w:date="2021-09-03T17:45:00Z">
                      <w:rPr>
                        <w:rFonts w:ascii="Cambria Math" w:hAnsi="Cambria Math"/>
                      </w:rPr>
                    </w:ins>
                  </m:ctrlPr>
                </m:dPr>
                <m:e>
                  <m:r>
                    <w:ins w:id="1665" w:author="智绘未来专利代理" w:date="2021-09-03T17:45:00Z">
                      <m:rPr>
                        <m:sty m:val="p"/>
                      </m:rPr>
                      <w:rPr>
                        <w:rFonts w:ascii="Cambria Math" w:hAnsi="Cambria Math"/>
                      </w:rPr>
                      <m:t>1</m:t>
                    </w:ins>
                  </m:r>
                </m:e>
              </m:d>
            </m:num>
            <m:den>
              <m:r>
                <w:ins w:id="1666" w:author="智绘未来专利代理" w:date="2021-09-03T17:45:00Z">
                  <m:rPr>
                    <m:sty m:val="p"/>
                  </m:rPr>
                  <w:rPr>
                    <w:rFonts w:ascii="Cambria Math" w:hAnsi="Cambria Math"/>
                  </w:rPr>
                  <m:t>2</m:t>
                </w:ins>
              </m:r>
            </m:den>
          </m:f>
          <m:r>
            <w:ins w:id="1667" w:author="智绘未来专利代理" w:date="2021-09-03T17:45:00Z">
              <m:rPr>
                <m:sty m:val="p"/>
              </m:rPr>
              <w:rPr>
                <w:rFonts w:ascii="Cambria Math" w:hAnsi="Cambria Math"/>
              </w:rPr>
              <m:t>-</m:t>
            </w:ins>
          </m:r>
          <m:sSub>
            <m:sSubPr>
              <m:ctrlPr>
                <w:ins w:id="1668" w:author="智绘未来专利代理" w:date="2021-09-03T17:45:00Z">
                  <w:rPr>
                    <w:rFonts w:ascii="Cambria Math" w:hAnsi="Cambria Math"/>
                    <w:iCs/>
                  </w:rPr>
                </w:ins>
              </m:ctrlPr>
            </m:sSubPr>
            <m:e>
              <m:r>
                <w:ins w:id="1669" w:author="智绘未来专利代理" w:date="2021-09-03T17:45:00Z">
                  <w:rPr>
                    <w:rFonts w:ascii="Cambria Math" w:hAnsi="Cambria Math"/>
                  </w:rPr>
                  <m:t>Z</m:t>
                </w:ins>
              </m:r>
            </m:e>
            <m:sub>
              <m:r>
                <w:ins w:id="1670" w:author="智绘未来专利代理" w:date="2021-09-03T17:45:00Z">
                  <m:rPr>
                    <m:sty m:val="p"/>
                  </m:rPr>
                  <w:rPr>
                    <w:rFonts w:ascii="Cambria Math" w:hAnsi="Cambria Math"/>
                  </w:rPr>
                  <m:t>0</m:t>
                </w:ins>
              </m:r>
            </m:sub>
          </m:sSub>
          <m:r>
            <w:ins w:id="1671" w:author="智绘未来专利代理" w:date="2021-09-03T17:45:00Z">
              <m:rPr>
                <m:sty m:val="p"/>
              </m:rPr>
              <w:rPr>
                <w:rFonts w:ascii="Cambria Math" w:hAnsi="Cambria Math"/>
              </w:rPr>
              <m:t>*</m:t>
            </w:ins>
          </m:r>
          <m:sSub>
            <m:sSubPr>
              <m:ctrlPr>
                <w:ins w:id="1672" w:author="智绘未来专利代理" w:date="2021-09-03T17:45:00Z">
                  <w:rPr>
                    <w:rFonts w:ascii="Cambria Math" w:hAnsi="Cambria Math"/>
                  </w:rPr>
                </w:ins>
              </m:ctrlPr>
            </m:sSubPr>
            <m:e>
              <m:r>
                <w:ins w:id="1673" w:author="智绘未来专利代理" w:date="2021-09-03T17:45:00Z">
                  <w:rPr>
                    <w:rFonts w:ascii="Cambria Math" w:hAnsi="Cambria Math"/>
                  </w:rPr>
                  <m:t>LenT</m:t>
                </w:ins>
              </m:r>
            </m:e>
            <m:sub>
              <m:r>
                <w:ins w:id="1674" w:author="智绘未来专利代理" w:date="2021-09-03T17:45:00Z">
                  <w:rPr>
                    <w:rFonts w:ascii="Cambria Math" w:hAnsi="Cambria Math"/>
                  </w:rPr>
                  <m:t>i</m:t>
                </w:ins>
              </m:r>
              <m:r>
                <w:ins w:id="1675" w:author="智绘未来专利代理" w:date="2021-09-03T17:45:00Z">
                  <m:rPr>
                    <m:sty m:val="p"/>
                  </m:rPr>
                  <w:rPr>
                    <w:rFonts w:ascii="Cambria Math" w:hAnsi="Cambria Math"/>
                  </w:rPr>
                  <m:t>-1</m:t>
                </w:ins>
              </m:r>
            </m:sub>
          </m:sSub>
          <m:r>
            <w:ins w:id="1676" w:author="智绘未来专利代理" w:date="2021-09-03T17:45:00Z">
              <m:rPr>
                <m:sty m:val="p"/>
              </m:rPr>
              <w:rPr>
                <w:rFonts w:ascii="Cambria Math" w:hAnsi="Cambria Math"/>
              </w:rPr>
              <m:t>*</m:t>
            </w:ins>
          </m:r>
          <m:nary>
            <m:naryPr>
              <m:chr m:val="∑"/>
              <m:limLoc m:val="undOvr"/>
              <m:ctrlPr>
                <w:ins w:id="1677" w:author="智绘未来专利代理" w:date="2021-09-03T17:45:00Z">
                  <w:rPr>
                    <w:rFonts w:ascii="Cambria Math" w:hAnsi="Cambria Math"/>
                  </w:rPr>
                </w:ins>
              </m:ctrlPr>
            </m:naryPr>
            <m:sub>
              <m:r>
                <w:ins w:id="1678" w:author="智绘未来专利代理" w:date="2021-09-03T17:45:00Z">
                  <w:rPr>
                    <w:rFonts w:ascii="Cambria Math" w:hAnsi="Cambria Math"/>
                  </w:rPr>
                  <m:t>j</m:t>
                </w:ins>
              </m:r>
              <m:r>
                <w:ins w:id="1679" w:author="智绘未来专利代理" w:date="2021-09-03T17:45:00Z">
                  <m:rPr>
                    <m:sty m:val="p"/>
                  </m:rPr>
                  <w:rPr>
                    <w:rFonts w:ascii="Cambria Math" w:hAnsi="Cambria Math"/>
                  </w:rPr>
                  <m:t>=1</m:t>
                </w:ins>
              </m:r>
            </m:sub>
            <m:sup>
              <m:r>
                <w:ins w:id="1680" w:author="智绘未来专利代理" w:date="2021-09-03T17:45:00Z">
                  <w:rPr>
                    <w:rFonts w:ascii="Cambria Math" w:hAnsi="Cambria Math"/>
                  </w:rPr>
                  <m:t>i</m:t>
                </w:ins>
              </m:r>
            </m:sup>
            <m:e>
              <m:sSub>
                <m:sSubPr>
                  <m:ctrlPr>
                    <w:ins w:id="1681" w:author="智绘未来专利代理" w:date="2021-09-03T17:45:00Z">
                      <w:rPr>
                        <w:rFonts w:ascii="Cambria Math" w:hAnsi="Cambria Math"/>
                        <w:iCs/>
                      </w:rPr>
                    </w:ins>
                  </m:ctrlPr>
                </m:sSubPr>
                <m:e>
                  <m:acc>
                    <m:accPr>
                      <m:chr m:val="̇"/>
                      <m:ctrlPr>
                        <w:ins w:id="1682" w:author="智绘未来专利代理" w:date="2021-09-03T17:45:00Z">
                          <w:rPr>
                            <w:rFonts w:ascii="Cambria Math" w:hAnsi="Cambria Math"/>
                            <w:iCs/>
                          </w:rPr>
                        </w:ins>
                      </m:ctrlPr>
                    </m:accPr>
                    <m:e>
                      <m:r>
                        <w:ins w:id="1683" w:author="智绘未来专利代理" w:date="2021-09-03T17:45:00Z">
                          <w:rPr>
                            <w:rFonts w:ascii="Cambria Math" w:hAnsi="Cambria Math"/>
                          </w:rPr>
                          <m:t>I</m:t>
                        </w:ins>
                      </m:r>
                    </m:e>
                  </m:acc>
                </m:e>
                <m:sub>
                  <m:r>
                    <w:ins w:id="1684" w:author="智绘未来专利代理" w:date="2021-09-03T17:45:00Z">
                      <m:rPr>
                        <m:sty m:val="p"/>
                      </m:rPr>
                      <w:rPr>
                        <w:rFonts w:ascii="Cambria Math" w:hAnsi="Cambria Math"/>
                      </w:rPr>
                      <m:t>0</m:t>
                    </w:ins>
                  </m:r>
                </m:sub>
              </m:sSub>
              <m:sSub>
                <m:sSubPr>
                  <m:ctrlPr>
                    <w:ins w:id="1685" w:author="智绘未来专利代理" w:date="2021-09-03T17:45:00Z">
                      <w:rPr>
                        <w:rFonts w:ascii="Cambria Math" w:hAnsi="Cambria Math"/>
                        <w:iCs/>
                      </w:rPr>
                    </w:ins>
                  </m:ctrlPr>
                </m:sSubPr>
                <m:e>
                  <m:r>
                    <w:ins w:id="1686" w:author="智绘未来专利代理" w:date="2021-09-03T17:45:00Z">
                      <w:rPr>
                        <w:rFonts w:ascii="Cambria Math" w:hAnsi="Cambria Math"/>
                      </w:rPr>
                      <m:t>L</m:t>
                    </w:ins>
                  </m:r>
                </m:e>
                <m:sub>
                  <m:r>
                    <w:ins w:id="1687" w:author="智绘未来专利代理" w:date="2021-09-03T17:45:00Z">
                      <w:rPr>
                        <w:rFonts w:ascii="Cambria Math" w:hAnsi="Cambria Math"/>
                      </w:rPr>
                      <m:t>j</m:t>
                    </w:ins>
                  </m:r>
                </m:sub>
              </m:sSub>
            </m:e>
          </m:nary>
        </m:oMath>
      </m:oMathPara>
    </w:p>
    <w:p w14:paraId="070416E5" w14:textId="3A136BF7" w:rsidR="002A7E6F" w:rsidRPr="009B1CC0" w:rsidRDefault="002A7E6F" w:rsidP="00922F2A">
      <w:pPr>
        <w:pStyle w:val="00"/>
        <w:ind w:firstLine="480"/>
      </w:pPr>
      <w:r w:rsidRPr="009B1CC0">
        <w:rPr>
          <w:rFonts w:hint="eastAsia"/>
        </w:rPr>
        <w:t>其中，</w:t>
      </w:r>
      <m:oMath>
        <m:r>
          <m:rPr>
            <m:sty m:val="p"/>
          </m:rPr>
          <w:rPr>
            <w:rFonts w:ascii="Cambria Math" w:hAnsi="Cambria Math"/>
          </w:rPr>
          <m:t>2≤</m:t>
        </m:r>
        <m:r>
          <w:rPr>
            <w:rFonts w:ascii="Cambria Math" w:hAnsi="Cambria Math"/>
          </w:rPr>
          <m:t>i</m:t>
        </m:r>
        <m:r>
          <m:rPr>
            <m:sty m:val="p"/>
          </m:rPr>
          <w:rPr>
            <w:rFonts w:ascii="Cambria Math" w:hAnsi="Cambria Math"/>
          </w:rPr>
          <m:t>≤</m:t>
        </m:r>
        <m:r>
          <w:del w:id="1688" w:author="智绘未来专利代理" w:date="2021-09-03T17:45:00Z">
            <m:rPr>
              <m:sty m:val="p"/>
            </m:rPr>
            <w:rPr>
              <w:rFonts w:ascii="Cambria Math" w:hAnsi="Cambria Math"/>
              <w:color w:val="000000" w:themeColor="text1"/>
              <w:lang w:bidi="en-US"/>
            </w:rPr>
            <m:t>N</m:t>
          </w:del>
        </m:r>
        <m:r>
          <w:ins w:id="1689" w:author="智绘未来专利代理" w:date="2021-09-03T17:45:00Z">
            <w:rPr>
              <w:rFonts w:ascii="Cambria Math" w:hAnsi="Cambria Math"/>
            </w:rPr>
            <m:t>N</m:t>
          </w:ins>
        </m:r>
      </m:oMath>
      <w:r w:rsidRPr="009B1CC0">
        <w:rPr>
          <w:rFonts w:hint="eastAsia"/>
        </w:rPr>
        <w:t>。</w:t>
      </w:r>
    </w:p>
    <w:p w14:paraId="42EF110E" w14:textId="2FC1B14C" w:rsidR="002A7E6F" w:rsidRPr="009B1CC0" w:rsidRDefault="0043536A" w:rsidP="00922F2A">
      <w:pPr>
        <w:pStyle w:val="00"/>
        <w:ind w:firstLine="480"/>
      </w:pPr>
      <m:oMath>
        <m:r>
          <w:del w:id="1690" w:author="智绘未来专利代理" w:date="2021-09-03T17:45:00Z">
            <w:rPr>
              <w:rFonts w:ascii="Cambria Math" w:hAnsi="Cambria Math"/>
              <w:color w:val="000000" w:themeColor="text1"/>
              <w:szCs w:val="24"/>
            </w:rPr>
            <m:t>i</m:t>
          </w:del>
        </m:r>
      </m:oMath>
      <w:ins w:id="1691" w:author="智绘未来专利代理" w:date="2021-09-03T17:45:00Z">
        <w:r w:rsidR="00315223" w:rsidRPr="00922F2A">
          <w:rPr>
            <w:rFonts w:hint="eastAsia"/>
          </w:rPr>
          <w:t>步骤（</w:t>
        </w:r>
        <w:r w:rsidR="00315223" w:rsidRPr="00922F2A">
          <w:rPr>
            <w:rFonts w:hint="eastAsia"/>
          </w:rPr>
          <w:t>2</w:t>
        </w:r>
        <w:r w:rsidR="00315223" w:rsidRPr="00922F2A">
          <w:t>.2.3</w:t>
        </w:r>
        <w:r w:rsidR="00315223" w:rsidRPr="00922F2A">
          <w:rPr>
            <w:rFonts w:hint="eastAsia"/>
          </w:rPr>
          <w:t>），</w:t>
        </w:r>
      </w:ins>
      <w:r w:rsidR="002A7E6F" w:rsidRPr="009B1CC0">
        <w:rPr>
          <w:rFonts w:hint="eastAsia"/>
        </w:rPr>
        <w:t>如图</w:t>
      </w:r>
      <w:r w:rsidR="002A7E6F" w:rsidRPr="009B1CC0">
        <w:t>6</w:t>
      </w:r>
      <w:r w:rsidR="002A7E6F" w:rsidRPr="009B1CC0">
        <w:rPr>
          <w:rFonts w:hint="eastAsia"/>
        </w:rPr>
        <w:t>所示，按</w:t>
      </w:r>
      <w:r w:rsidR="002A7E6F" w:rsidRPr="009B1CC0">
        <w:rPr>
          <w:rFonts w:hint="eastAsia"/>
        </w:rPr>
        <w:t>T</w:t>
      </w:r>
      <w:r w:rsidR="002A7E6F" w:rsidRPr="009B1CC0">
        <w:rPr>
          <w:rFonts w:hint="eastAsia"/>
        </w:rPr>
        <w:t>节点序号从大到小推导相邻</w:t>
      </w:r>
      <w:r w:rsidR="002A7E6F" w:rsidRPr="009B1CC0">
        <w:rPr>
          <w:rFonts w:hint="eastAsia"/>
        </w:rPr>
        <w:t>T</w:t>
      </w:r>
      <w:r w:rsidR="002A7E6F" w:rsidRPr="009B1CC0">
        <w:rPr>
          <w:rFonts w:hint="eastAsia"/>
        </w:rPr>
        <w:t>节点正序电压，得到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del w:id="1692" w:author="智绘未来专利代理" w:date="2021-09-03T17:45:00Z">
                <w:rPr>
                  <w:rFonts w:ascii="Cambria Math" w:hAnsi="Cambria Math"/>
                  <w:color w:val="000000" w:themeColor="text1"/>
                  <w:szCs w:val="24"/>
                </w:rPr>
              </w:del>
            </m:ctrlPr>
          </m:sSubPr>
          <m:e>
            <m:r>
              <w:del w:id="1693" w:author="智绘未来专利代理" w:date="2021-09-03T17:45:00Z">
                <m:rPr>
                  <m:sty m:val="p"/>
                </m:rPr>
                <w:rPr>
                  <w:rFonts w:ascii="Cambria Math" w:hAnsi="Cambria Math"/>
                  <w:color w:val="000000" w:themeColor="text1"/>
                  <w:szCs w:val="24"/>
                </w:rPr>
                <m:t>T</m:t>
              </w:del>
            </m:r>
          </m:e>
          <m:sub>
            <m:r>
              <w:del w:id="1694" w:author="智绘未来专利代理" w:date="2021-09-03T17:45:00Z">
                <m:rPr>
                  <m:sty m:val="p"/>
                </m:rPr>
                <w:rPr>
                  <w:rFonts w:ascii="Cambria Math" w:hAnsi="Cambria Math"/>
                  <w:color w:val="000000" w:themeColor="text1"/>
                  <w:szCs w:val="24"/>
                  <w:vertAlign w:val="subscript"/>
                </w:rPr>
                <m:t>N-1</m:t>
              </w:del>
            </m:r>
          </m:sub>
        </m:sSub>
        <m:sSub>
          <m:sSubPr>
            <m:ctrlPr>
              <w:ins w:id="1695" w:author="智绘未来专利代理" w:date="2021-09-03T17:45:00Z">
                <w:rPr>
                  <w:rFonts w:ascii="Cambria Math" w:hAnsi="Cambria Math"/>
                </w:rPr>
              </w:ins>
            </m:ctrlPr>
          </m:sSubPr>
          <m:e>
            <m:r>
              <w:ins w:id="1696" w:author="智绘未来专利代理" w:date="2021-09-03T17:45:00Z">
                <w:rPr>
                  <w:rFonts w:ascii="Cambria Math" w:hAnsi="Cambria Math"/>
                </w:rPr>
                <m:t>T</m:t>
              </w:ins>
            </m:r>
          </m:e>
          <m:sub>
            <m:r>
              <w:ins w:id="1697" w:author="智绘未来专利代理" w:date="2021-09-03T17:45:00Z">
                <w:rPr>
                  <w:rFonts w:ascii="Cambria Math" w:hAnsi="Cambria Math"/>
                </w:rPr>
                <m:t>N</m:t>
              </w:ins>
            </m:r>
            <m:r>
              <w:ins w:id="1698" w:author="智绘未来专利代理" w:date="2021-09-03T17:45:00Z">
                <m:rPr>
                  <m:sty m:val="p"/>
                </m:rPr>
                <w:rPr>
                  <w:rFonts w:ascii="Cambria Math" w:hAnsi="Cambria Math"/>
                </w:rPr>
                <m:t>-1</m:t>
              </w:ins>
            </m:r>
          </m:sub>
        </m:sSub>
        <m:r>
          <m:rPr>
            <m:sty m:val="p"/>
          </m:rPr>
          <w:rPr>
            <w:rFonts w:ascii="Cambria Math" w:hAnsi="Cambria Math" w:hint="eastAsia"/>
          </w:rPr>
          <m:t>[</m:t>
        </m:r>
        <m:r>
          <m:rPr>
            <m:sty m:val="p"/>
          </m:rPr>
          <w:rPr>
            <w:rFonts w:ascii="Cambria Math" w:hAnsi="Cambria Math"/>
          </w:rPr>
          <m:t>2]</m:t>
        </m:r>
      </m:oMath>
      <w:r w:rsidR="002A7E6F" w:rsidRPr="009B1CC0">
        <w:rPr>
          <w:rFonts w:hint="eastAsia"/>
        </w:rPr>
        <w:t>、</w:t>
      </w:r>
      <w:r w:rsidR="002A7E6F" w:rsidRPr="009B1CC0">
        <w:t>…</w:t>
      </w:r>
      <w:r w:rsidR="002A7E6F" w:rsidRPr="009B1CC0">
        <w:rPr>
          <w:rFonts w:hint="eastAsia"/>
        </w:rPr>
        <w:t>、</w:t>
      </w:r>
      <m:oMath>
        <m:sSub>
          <m:sSubPr>
            <m:ctrlPr>
              <w:del w:id="1699" w:author="智绘未来专利代理" w:date="2021-09-03T17:45:00Z">
                <w:rPr>
                  <w:rFonts w:ascii="Cambria Math" w:hAnsi="Cambria Math"/>
                  <w:iCs/>
                  <w:color w:val="000000" w:themeColor="text1"/>
                  <w:szCs w:val="24"/>
                </w:rPr>
              </w:del>
            </m:ctrlPr>
          </m:sSubPr>
          <m:e>
            <m:acc>
              <m:accPr>
                <m:chr m:val="̇"/>
                <m:ctrlPr>
                  <w:del w:id="1700" w:author="智绘未来专利代理" w:date="2021-09-03T17:45:00Z">
                    <w:rPr>
                      <w:rFonts w:ascii="Cambria Math" w:hAnsi="Cambria Math"/>
                      <w:iCs/>
                      <w:color w:val="000000" w:themeColor="text1"/>
                      <w:szCs w:val="24"/>
                    </w:rPr>
                  </w:del>
                </m:ctrlPr>
              </m:accPr>
              <m:e>
                <m:r>
                  <w:del w:id="1701" w:author="智绘未来专利代理" w:date="2021-09-03T17:45:00Z">
                    <w:rPr>
                      <w:rFonts w:ascii="Cambria Math" w:hAnsi="Cambria Math"/>
                      <w:color w:val="000000" w:themeColor="text1"/>
                      <w:szCs w:val="24"/>
                    </w:rPr>
                    <m:t>U</m:t>
                  </w:del>
                </m:r>
              </m:e>
            </m:acc>
          </m:e>
          <m:sub>
            <m:r>
              <w:del w:id="1702" w:author="智绘未来专利代理" w:date="2021-09-03T17:45:00Z">
                <m:rPr>
                  <m:sty m:val="p"/>
                </m:rPr>
                <w:rPr>
                  <w:rFonts w:ascii="Cambria Math" w:hAnsi="Cambria Math"/>
                  <w:color w:val="000000" w:themeColor="text1"/>
                  <w:szCs w:val="24"/>
                  <w:vertAlign w:val="subscript"/>
                </w:rPr>
                <m:t>1</m:t>
              </w:del>
            </m:r>
          </m:sub>
        </m:sSub>
        <m:sSub>
          <m:sSubPr>
            <m:ctrlPr>
              <w:del w:id="1703" w:author="智绘未来专利代理" w:date="2021-09-03T17:45:00Z">
                <w:rPr>
                  <w:rFonts w:ascii="Cambria Math" w:hAnsi="Cambria Math"/>
                  <w:iCs/>
                  <w:color w:val="000000" w:themeColor="text1"/>
                  <w:szCs w:val="24"/>
                </w:rPr>
              </w:del>
            </m:ctrlPr>
          </m:sSubPr>
          <m:e>
            <m:r>
              <w:del w:id="1704" w:author="智绘未来专利代理" w:date="2021-09-03T17:45:00Z">
                <m:rPr>
                  <m:sty m:val="p"/>
                </m:rPr>
                <w:rPr>
                  <w:rFonts w:ascii="Cambria Math" w:hAnsi="Cambria Math"/>
                  <w:color w:val="000000" w:themeColor="text1"/>
                  <w:szCs w:val="24"/>
                </w:rPr>
                <m:t>T</m:t>
              </w:del>
            </m:r>
          </m:e>
          <m:sub>
            <m:r>
              <w:del w:id="1705" w:author="智绘未来专利代理" w:date="2021-09-03T17:45:00Z">
                <m:rPr>
                  <m:sty m:val="p"/>
                </m:rPr>
                <w:rPr>
                  <w:rFonts w:ascii="Cambria Math" w:hAnsi="Cambria Math"/>
                  <w:color w:val="000000" w:themeColor="text1"/>
                  <w:szCs w:val="24"/>
                  <w:vertAlign w:val="subscript"/>
                </w:rPr>
                <m:t>1</m:t>
              </w:del>
            </m:r>
          </m:sub>
        </m:sSub>
        <m:sSub>
          <m:sSubPr>
            <m:ctrlPr>
              <w:ins w:id="1706" w:author="智绘未来专利代理" w:date="2021-09-03T17:45:00Z">
                <w:rPr>
                  <w:rFonts w:ascii="Cambria Math" w:hAnsi="Cambria Math"/>
                  <w:iCs/>
                </w:rPr>
              </w:ins>
            </m:ctrlPr>
          </m:sSubPr>
          <m:e>
            <m:acc>
              <m:accPr>
                <m:chr m:val="̇"/>
                <m:ctrlPr>
                  <w:ins w:id="1707" w:author="智绘未来专利代理" w:date="2021-09-03T17:45:00Z">
                    <w:rPr>
                      <w:rFonts w:ascii="Cambria Math" w:hAnsi="Cambria Math"/>
                      <w:iCs/>
                    </w:rPr>
                  </w:ins>
                </m:ctrlPr>
              </m:accPr>
              <m:e>
                <m:r>
                  <w:ins w:id="1708" w:author="智绘未来专利代理" w:date="2021-09-03T17:45:00Z">
                    <w:rPr>
                      <w:rFonts w:ascii="Cambria Math" w:hAnsi="Cambria Math"/>
                    </w:rPr>
                    <m:t>U</m:t>
                  </w:ins>
                </m:r>
              </m:e>
            </m:acc>
          </m:e>
          <m:sub>
            <m:r>
              <w:ins w:id="1709" w:author="智绘未来专利代理" w:date="2021-09-03T17:45:00Z">
                <m:rPr>
                  <m:sty m:val="p"/>
                </m:rPr>
                <w:rPr>
                  <w:rFonts w:ascii="Cambria Math" w:hAnsi="Cambria Math"/>
                </w:rPr>
                <m:t>1</m:t>
              </w:ins>
            </m:r>
          </m:sub>
        </m:sSub>
        <m:sSub>
          <m:sSubPr>
            <m:ctrlPr>
              <w:ins w:id="1710" w:author="智绘未来专利代理" w:date="2021-09-03T17:45:00Z">
                <w:rPr>
                  <w:rFonts w:ascii="Cambria Math" w:hAnsi="Cambria Math"/>
                  <w:iCs/>
                </w:rPr>
              </w:ins>
            </m:ctrlPr>
          </m:sSubPr>
          <m:e>
            <m:r>
              <w:ins w:id="1711" w:author="智绘未来专利代理" w:date="2021-09-03T17:45:00Z">
                <w:rPr>
                  <w:rFonts w:ascii="Cambria Math" w:hAnsi="Cambria Math"/>
                </w:rPr>
                <m:t>T</m:t>
              </w:ins>
            </m:r>
          </m:e>
          <m:sub>
            <m:r>
              <w:ins w:id="1712" w:author="智绘未来专利代理" w:date="2021-09-03T17:45:00Z">
                <m:rPr>
                  <m:sty m:val="p"/>
                </m:rPr>
                <w:rPr>
                  <w:rFonts w:ascii="Cambria Math" w:hAnsi="Cambria Math"/>
                </w:rPr>
                <m:t>1</m:t>
              </w:ins>
            </m:r>
          </m:sub>
        </m:sSub>
        <m:r>
          <m:rPr>
            <m:sty m:val="p"/>
          </m:rPr>
          <w:rPr>
            <w:rFonts w:ascii="Cambria Math" w:hAnsi="Cambria Math" w:hint="eastAsia"/>
          </w:rPr>
          <m:t>[</m:t>
        </m:r>
        <m:r>
          <m:rPr>
            <m:sty m:val="p"/>
          </m:rPr>
          <w:rPr>
            <w:rFonts w:ascii="Cambria Math" w:hAnsi="Cambria Math"/>
          </w:rPr>
          <m:t>2]</m:t>
        </m:r>
      </m:oMath>
      <w:r w:rsidR="002A7E6F" w:rsidRPr="009B1CC0">
        <w:rPr>
          <w:rFonts w:hint="eastAsia"/>
        </w:rPr>
        <w:t>；按</w:t>
      </w:r>
      <w:r w:rsidR="002A7E6F" w:rsidRPr="009B1CC0">
        <w:rPr>
          <w:rFonts w:hint="eastAsia"/>
        </w:rPr>
        <w:t>T</w:t>
      </w:r>
      <w:r w:rsidR="002A7E6F" w:rsidRPr="009B1CC0">
        <w:rPr>
          <w:rFonts w:hint="eastAsia"/>
        </w:rPr>
        <w:t>节点序号从大到小推导相邻</w:t>
      </w:r>
      <w:r w:rsidR="002A7E6F" w:rsidRPr="009B1CC0">
        <w:rPr>
          <w:rFonts w:hint="eastAsia"/>
        </w:rPr>
        <w:t>T</w:t>
      </w:r>
      <w:r w:rsidR="002A7E6F" w:rsidRPr="009B1CC0">
        <w:rPr>
          <w:rFonts w:hint="eastAsia"/>
        </w:rPr>
        <w:t>节点负序电压，得到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del w:id="1713" w:author="智绘未来专利代理" w:date="2021-09-03T17:45:00Z">
                <w:rPr>
                  <w:rFonts w:ascii="Cambria Math" w:hAnsi="Cambria Math"/>
                  <w:color w:val="000000" w:themeColor="text1"/>
                  <w:szCs w:val="24"/>
                </w:rPr>
              </w:del>
            </m:ctrlPr>
          </m:sSubPr>
          <m:e>
            <m:r>
              <w:del w:id="1714" w:author="智绘未来专利代理" w:date="2021-09-03T17:45:00Z">
                <m:rPr>
                  <m:sty m:val="p"/>
                </m:rPr>
                <w:rPr>
                  <w:rFonts w:ascii="Cambria Math" w:hAnsi="Cambria Math"/>
                  <w:color w:val="000000" w:themeColor="text1"/>
                  <w:szCs w:val="24"/>
                </w:rPr>
                <m:t>T</m:t>
              </w:del>
            </m:r>
          </m:e>
          <m:sub>
            <m:r>
              <w:del w:id="1715" w:author="智绘未来专利代理" w:date="2021-09-03T17:45:00Z">
                <m:rPr>
                  <m:sty m:val="p"/>
                </m:rPr>
                <w:rPr>
                  <w:rFonts w:ascii="Cambria Math" w:hAnsi="Cambria Math"/>
                  <w:color w:val="000000" w:themeColor="text1"/>
                  <w:szCs w:val="24"/>
                  <w:vertAlign w:val="subscript"/>
                </w:rPr>
                <m:t>N-1</m:t>
              </w:del>
            </m:r>
          </m:sub>
        </m:sSub>
        <m:sSub>
          <m:sSubPr>
            <m:ctrlPr>
              <w:ins w:id="1716" w:author="智绘未来专利代理" w:date="2021-09-03T17:45:00Z">
                <w:rPr>
                  <w:rFonts w:ascii="Cambria Math" w:hAnsi="Cambria Math"/>
                </w:rPr>
              </w:ins>
            </m:ctrlPr>
          </m:sSubPr>
          <m:e>
            <m:r>
              <w:ins w:id="1717" w:author="智绘未来专利代理" w:date="2021-09-03T17:45:00Z">
                <w:rPr>
                  <w:rFonts w:ascii="Cambria Math" w:hAnsi="Cambria Math"/>
                </w:rPr>
                <m:t>T</m:t>
              </w:ins>
            </m:r>
          </m:e>
          <m:sub>
            <m:r>
              <w:ins w:id="1718" w:author="智绘未来专利代理" w:date="2021-09-03T17:45:00Z">
                <w:rPr>
                  <w:rFonts w:ascii="Cambria Math" w:hAnsi="Cambria Math"/>
                </w:rPr>
                <m:t>N</m:t>
              </w:ins>
            </m:r>
            <m:r>
              <w:ins w:id="1719" w:author="智绘未来专利代理" w:date="2021-09-03T17:45:00Z">
                <m:rPr>
                  <m:sty m:val="p"/>
                </m:rPr>
                <w:rPr>
                  <w:rFonts w:ascii="Cambria Math" w:hAnsi="Cambria Math"/>
                </w:rPr>
                <m:t>-1</m:t>
              </w:ins>
            </m:r>
          </m:sub>
        </m:sSub>
        <m:r>
          <m:rPr>
            <m:sty m:val="p"/>
          </m:rPr>
          <w:rPr>
            <w:rFonts w:ascii="Cambria Math" w:hAnsi="Cambria Math" w:hint="eastAsia"/>
          </w:rPr>
          <m:t>[</m:t>
        </m:r>
        <m:r>
          <m:rPr>
            <m:sty m:val="p"/>
          </m:rPr>
          <w:rPr>
            <w:rFonts w:ascii="Cambria Math" w:hAnsi="Cambria Math"/>
          </w:rPr>
          <m:t>2]</m:t>
        </m:r>
      </m:oMath>
      <w:r w:rsidR="002A7E6F" w:rsidRPr="009B1CC0">
        <w:rPr>
          <w:rFonts w:hint="eastAsia"/>
        </w:rPr>
        <w:t>、</w:t>
      </w:r>
      <w:r w:rsidR="002A7E6F" w:rsidRPr="009B1CC0">
        <w:t>…</w:t>
      </w:r>
      <w:r w:rsidR="002A7E6F" w:rsidRPr="009B1CC0">
        <w:rPr>
          <w:rFonts w:hint="eastAsia"/>
        </w:rPr>
        <w:t>、</w:t>
      </w:r>
      <m:oMath>
        <m:sSub>
          <m:sSubPr>
            <m:ctrlPr>
              <w:del w:id="1720" w:author="智绘未来专利代理" w:date="2021-09-03T17:45:00Z">
                <w:rPr>
                  <w:rFonts w:ascii="Cambria Math" w:hAnsi="Cambria Math"/>
                  <w:iCs/>
                  <w:color w:val="000000" w:themeColor="text1"/>
                  <w:szCs w:val="24"/>
                </w:rPr>
              </w:del>
            </m:ctrlPr>
          </m:sSubPr>
          <m:e>
            <m:acc>
              <m:accPr>
                <m:chr m:val="̇"/>
                <m:ctrlPr>
                  <w:del w:id="1721" w:author="智绘未来专利代理" w:date="2021-09-03T17:45:00Z">
                    <w:rPr>
                      <w:rFonts w:ascii="Cambria Math" w:hAnsi="Cambria Math"/>
                      <w:iCs/>
                      <w:color w:val="000000" w:themeColor="text1"/>
                      <w:szCs w:val="24"/>
                    </w:rPr>
                  </w:del>
                </m:ctrlPr>
              </m:accPr>
              <m:e>
                <m:r>
                  <w:del w:id="1722" w:author="智绘未来专利代理" w:date="2021-09-03T17:45:00Z">
                    <w:rPr>
                      <w:rFonts w:ascii="Cambria Math" w:hAnsi="Cambria Math"/>
                      <w:color w:val="000000" w:themeColor="text1"/>
                      <w:szCs w:val="24"/>
                    </w:rPr>
                    <m:t>U</m:t>
                  </w:del>
                </m:r>
              </m:e>
            </m:acc>
          </m:e>
          <m:sub>
            <m:r>
              <w:del w:id="1723" w:author="智绘未来专利代理" w:date="2021-09-03T17:45:00Z">
                <m:rPr>
                  <m:sty m:val="p"/>
                </m:rPr>
                <w:rPr>
                  <w:rFonts w:ascii="Cambria Math" w:hAnsi="Cambria Math"/>
                  <w:color w:val="000000" w:themeColor="text1"/>
                  <w:szCs w:val="24"/>
                  <w:vertAlign w:val="subscript"/>
                </w:rPr>
                <m:t>2</m:t>
              </w:del>
            </m:r>
          </m:sub>
        </m:sSub>
        <m:sSub>
          <m:sSubPr>
            <m:ctrlPr>
              <w:del w:id="1724" w:author="智绘未来专利代理" w:date="2021-09-03T17:45:00Z">
                <w:rPr>
                  <w:rFonts w:ascii="Cambria Math" w:hAnsi="Cambria Math"/>
                  <w:iCs/>
                  <w:color w:val="000000" w:themeColor="text1"/>
                  <w:szCs w:val="24"/>
                </w:rPr>
              </w:del>
            </m:ctrlPr>
          </m:sSubPr>
          <m:e>
            <m:r>
              <w:del w:id="1725" w:author="智绘未来专利代理" w:date="2021-09-03T17:45:00Z">
                <m:rPr>
                  <m:sty m:val="p"/>
                </m:rPr>
                <w:rPr>
                  <w:rFonts w:ascii="Cambria Math" w:hAnsi="Cambria Math"/>
                  <w:color w:val="000000" w:themeColor="text1"/>
                  <w:szCs w:val="24"/>
                </w:rPr>
                <m:t>T</m:t>
              </w:del>
            </m:r>
          </m:e>
          <m:sub>
            <m:r>
              <w:del w:id="1726" w:author="智绘未来专利代理" w:date="2021-09-03T17:45:00Z">
                <m:rPr>
                  <m:sty m:val="p"/>
                </m:rPr>
                <w:rPr>
                  <w:rFonts w:ascii="Cambria Math" w:hAnsi="Cambria Math"/>
                  <w:color w:val="000000" w:themeColor="text1"/>
                  <w:szCs w:val="24"/>
                  <w:vertAlign w:val="subscript"/>
                </w:rPr>
                <m:t>1</m:t>
              </w:del>
            </m:r>
          </m:sub>
        </m:sSub>
        <m:sSub>
          <m:sSubPr>
            <m:ctrlPr>
              <w:ins w:id="1727" w:author="智绘未来专利代理" w:date="2021-09-03T17:45:00Z">
                <w:rPr>
                  <w:rFonts w:ascii="Cambria Math" w:hAnsi="Cambria Math"/>
                  <w:iCs/>
                </w:rPr>
              </w:ins>
            </m:ctrlPr>
          </m:sSubPr>
          <m:e>
            <m:acc>
              <m:accPr>
                <m:chr m:val="̇"/>
                <m:ctrlPr>
                  <w:ins w:id="1728" w:author="智绘未来专利代理" w:date="2021-09-03T17:45:00Z">
                    <w:rPr>
                      <w:rFonts w:ascii="Cambria Math" w:hAnsi="Cambria Math"/>
                      <w:iCs/>
                    </w:rPr>
                  </w:ins>
                </m:ctrlPr>
              </m:accPr>
              <m:e>
                <m:r>
                  <w:ins w:id="1729" w:author="智绘未来专利代理" w:date="2021-09-03T17:45:00Z">
                    <w:rPr>
                      <w:rFonts w:ascii="Cambria Math" w:hAnsi="Cambria Math"/>
                    </w:rPr>
                    <m:t>U</m:t>
                  </w:ins>
                </m:r>
              </m:e>
            </m:acc>
          </m:e>
          <m:sub>
            <m:r>
              <w:ins w:id="1730" w:author="智绘未来专利代理" w:date="2021-09-03T17:45:00Z">
                <m:rPr>
                  <m:sty m:val="p"/>
                </m:rPr>
                <w:rPr>
                  <w:rFonts w:ascii="Cambria Math" w:hAnsi="Cambria Math"/>
                </w:rPr>
                <m:t>2</m:t>
              </w:ins>
            </m:r>
          </m:sub>
        </m:sSub>
        <m:sSub>
          <m:sSubPr>
            <m:ctrlPr>
              <w:ins w:id="1731" w:author="智绘未来专利代理" w:date="2021-09-03T17:45:00Z">
                <w:rPr>
                  <w:rFonts w:ascii="Cambria Math" w:hAnsi="Cambria Math"/>
                  <w:iCs/>
                </w:rPr>
              </w:ins>
            </m:ctrlPr>
          </m:sSubPr>
          <m:e>
            <m:r>
              <w:ins w:id="1732" w:author="智绘未来专利代理" w:date="2021-09-03T17:45:00Z">
                <w:rPr>
                  <w:rFonts w:ascii="Cambria Math" w:hAnsi="Cambria Math"/>
                </w:rPr>
                <m:t>T</m:t>
              </w:ins>
            </m:r>
          </m:e>
          <m:sub>
            <m:r>
              <w:ins w:id="1733" w:author="智绘未来专利代理" w:date="2021-09-03T17:45:00Z">
                <m:rPr>
                  <m:sty m:val="p"/>
                </m:rPr>
                <w:rPr>
                  <w:rFonts w:ascii="Cambria Math" w:hAnsi="Cambria Math"/>
                </w:rPr>
                <m:t>1</m:t>
              </w:ins>
            </m:r>
          </m:sub>
        </m:sSub>
        <m:r>
          <m:rPr>
            <m:sty m:val="p"/>
          </m:rPr>
          <w:rPr>
            <w:rFonts w:ascii="Cambria Math" w:hAnsi="Cambria Math" w:hint="eastAsia"/>
          </w:rPr>
          <m:t>[</m:t>
        </m:r>
        <m:r>
          <m:rPr>
            <m:sty m:val="p"/>
          </m:rPr>
          <w:rPr>
            <w:rFonts w:ascii="Cambria Math" w:hAnsi="Cambria Math"/>
          </w:rPr>
          <m:t>2]</m:t>
        </m:r>
      </m:oMath>
      <w:r w:rsidR="002A7E6F" w:rsidRPr="009B1CC0">
        <w:rPr>
          <w:rFonts w:hint="eastAsia"/>
        </w:rPr>
        <w:t>；按</w:t>
      </w:r>
      <w:r w:rsidR="002A7E6F" w:rsidRPr="009B1CC0">
        <w:rPr>
          <w:rFonts w:hint="eastAsia"/>
        </w:rPr>
        <w:t>T</w:t>
      </w:r>
      <w:r w:rsidR="002A7E6F" w:rsidRPr="009B1CC0">
        <w:rPr>
          <w:rFonts w:hint="eastAsia"/>
        </w:rPr>
        <w:t>节点序号从大到小推导相邻</w:t>
      </w:r>
      <w:r w:rsidR="002A7E6F" w:rsidRPr="009B1CC0">
        <w:rPr>
          <w:rFonts w:hint="eastAsia"/>
        </w:rPr>
        <w:t>T</w:t>
      </w:r>
      <w:r w:rsidR="002A7E6F" w:rsidRPr="009B1CC0">
        <w:rPr>
          <w:rFonts w:hint="eastAsia"/>
        </w:rPr>
        <w:t>节点零序电压，得到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del w:id="1734" w:author="智绘未来专利代理" w:date="2021-09-03T17:45:00Z">
                <w:rPr>
                  <w:rFonts w:ascii="Cambria Math" w:hAnsi="Cambria Math"/>
                  <w:color w:val="000000" w:themeColor="text1"/>
                  <w:szCs w:val="24"/>
                </w:rPr>
              </w:del>
            </m:ctrlPr>
          </m:sSubPr>
          <m:e>
            <m:r>
              <w:del w:id="1735" w:author="智绘未来专利代理" w:date="2021-09-03T17:45:00Z">
                <m:rPr>
                  <m:sty m:val="p"/>
                </m:rPr>
                <w:rPr>
                  <w:rFonts w:ascii="Cambria Math" w:hAnsi="Cambria Math"/>
                  <w:color w:val="000000" w:themeColor="text1"/>
                  <w:szCs w:val="24"/>
                </w:rPr>
                <m:t>T</m:t>
              </w:del>
            </m:r>
          </m:e>
          <m:sub>
            <m:r>
              <w:del w:id="1736" w:author="智绘未来专利代理" w:date="2021-09-03T17:45:00Z">
                <m:rPr>
                  <m:sty m:val="p"/>
                </m:rPr>
                <w:rPr>
                  <w:rFonts w:ascii="Cambria Math" w:hAnsi="Cambria Math"/>
                  <w:color w:val="000000" w:themeColor="text1"/>
                  <w:szCs w:val="24"/>
                  <w:vertAlign w:val="subscript"/>
                </w:rPr>
                <m:t>N-1</m:t>
              </w:del>
            </m:r>
          </m:sub>
        </m:sSub>
        <m:sSub>
          <m:sSubPr>
            <m:ctrlPr>
              <w:ins w:id="1737" w:author="智绘未来专利代理" w:date="2021-09-03T17:45:00Z">
                <w:rPr>
                  <w:rFonts w:ascii="Cambria Math" w:hAnsi="Cambria Math"/>
                </w:rPr>
              </w:ins>
            </m:ctrlPr>
          </m:sSubPr>
          <m:e>
            <m:r>
              <w:ins w:id="1738" w:author="智绘未来专利代理" w:date="2021-09-03T17:45:00Z">
                <w:rPr>
                  <w:rFonts w:ascii="Cambria Math" w:hAnsi="Cambria Math"/>
                </w:rPr>
                <m:t>T</m:t>
              </w:ins>
            </m:r>
          </m:e>
          <m:sub>
            <m:r>
              <w:ins w:id="1739" w:author="智绘未来专利代理" w:date="2021-09-03T17:45:00Z">
                <w:rPr>
                  <w:rFonts w:ascii="Cambria Math" w:hAnsi="Cambria Math"/>
                </w:rPr>
                <m:t>N</m:t>
              </w:ins>
            </m:r>
            <m:r>
              <w:ins w:id="1740" w:author="智绘未来专利代理" w:date="2021-09-03T17:45:00Z">
                <m:rPr>
                  <m:sty m:val="p"/>
                </m:rPr>
                <w:rPr>
                  <w:rFonts w:ascii="Cambria Math" w:hAnsi="Cambria Math"/>
                </w:rPr>
                <m:t>-1</m:t>
              </w:ins>
            </m:r>
          </m:sub>
        </m:sSub>
        <m:r>
          <m:rPr>
            <m:sty m:val="p"/>
          </m:rPr>
          <w:rPr>
            <w:rFonts w:ascii="Cambria Math" w:hAnsi="Cambria Math" w:hint="eastAsia"/>
          </w:rPr>
          <m:t>[</m:t>
        </m:r>
        <m:r>
          <m:rPr>
            <m:sty m:val="p"/>
          </m:rPr>
          <w:rPr>
            <w:rFonts w:ascii="Cambria Math" w:hAnsi="Cambria Math"/>
          </w:rPr>
          <m:t>2]</m:t>
        </m:r>
      </m:oMath>
      <w:r w:rsidR="002A7E6F" w:rsidRPr="009B1CC0">
        <w:rPr>
          <w:rFonts w:hint="eastAsia"/>
        </w:rPr>
        <w:t>、</w:t>
      </w:r>
      <w:r w:rsidR="002A7E6F" w:rsidRPr="009B1CC0">
        <w:t>…</w:t>
      </w:r>
      <w:r w:rsidR="002A7E6F" w:rsidRPr="009B1CC0">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del w:id="1741" w:author="智绘未来专利代理" w:date="2021-09-03T17:45:00Z">
                <m:rPr>
                  <m:sty m:val="p"/>
                </m:rPr>
                <w:rPr>
                  <w:rFonts w:ascii="Cambria Math" w:hAnsi="Cambria Math"/>
                  <w:color w:val="000000" w:themeColor="text1"/>
                  <w:szCs w:val="24"/>
                </w:rPr>
                <m:t>T</m:t>
              </w:del>
            </m:r>
            <m:r>
              <w:ins w:id="1742" w:author="智绘未来专利代理" w:date="2021-09-03T17:45:00Z">
                <w:rPr>
                  <w:rFonts w:ascii="Cambria Math" w:hAnsi="Cambria Math"/>
                </w:rPr>
                <m:t>T</m:t>
              </w:ins>
            </m:r>
          </m:e>
          <m:sub>
            <m:r>
              <m:rPr>
                <m:sty m:val="p"/>
              </m:rPr>
              <w:rPr>
                <w:rFonts w:ascii="Cambria Math" w:hAnsi="Cambria Math"/>
              </w:rPr>
              <m:t>1</m:t>
            </m:r>
          </m:sub>
        </m:sSub>
        <m:r>
          <m:rPr>
            <m:sty m:val="p"/>
          </m:rPr>
          <w:rPr>
            <w:rFonts w:ascii="Cambria Math" w:hAnsi="Cambria Math" w:hint="eastAsia"/>
          </w:rPr>
          <m:t>[</m:t>
        </m:r>
        <m:r>
          <m:rPr>
            <m:sty m:val="p"/>
          </m:rPr>
          <w:rPr>
            <w:rFonts w:ascii="Cambria Math" w:hAnsi="Cambria Math"/>
          </w:rPr>
          <m:t>2]</m:t>
        </m:r>
      </m:oMath>
      <w:r w:rsidR="002A7E6F" w:rsidRPr="009B1CC0">
        <w:rPr>
          <w:rFonts w:hint="eastAsia"/>
        </w:rPr>
        <w:t>。</w:t>
      </w:r>
    </w:p>
    <w:p w14:paraId="77DC3715" w14:textId="5601A3FE" w:rsidR="00922F2A" w:rsidRPr="00922F2A" w:rsidRDefault="00922F2A" w:rsidP="00922F2A">
      <w:pPr>
        <w:pStyle w:val="00"/>
        <w:ind w:firstLine="480"/>
        <w:rPr>
          <w:ins w:id="1743" w:author="智绘未来专利代理" w:date="2021-09-03T17:45:00Z"/>
          <w:rFonts w:hint="eastAsia"/>
        </w:rPr>
      </w:pPr>
      <w:ins w:id="1744" w:author="智绘未来专利代理" w:date="2021-09-03T17:45:00Z">
        <w:r w:rsidRPr="00922F2A">
          <w:rPr>
            <w:rFonts w:hint="eastAsia"/>
          </w:rPr>
          <w:t>在步骤（</w:t>
        </w:r>
        <w:r w:rsidRPr="00922F2A">
          <w:rPr>
            <w:rFonts w:hint="eastAsia"/>
          </w:rPr>
          <w:t>2</w:t>
        </w:r>
        <w:r w:rsidRPr="00922F2A">
          <w:t>.2.</w:t>
        </w:r>
        <w:r>
          <w:t>3</w:t>
        </w:r>
        <w:r w:rsidRPr="00922F2A">
          <w:rPr>
            <w:rFonts w:hint="eastAsia"/>
          </w:rPr>
          <w:t>）中，对于除了</w:t>
        </w:r>
        <w:r w:rsidRPr="00922F2A">
          <w:t>节点</w:t>
        </w:r>
      </w:ins>
      <m:oMath>
        <m:sSub>
          <m:sSubPr>
            <m:ctrlPr>
              <w:ins w:id="1745" w:author="智绘未来专利代理" w:date="2021-09-03T17:45:00Z">
                <w:rPr>
                  <w:rFonts w:ascii="Cambria Math" w:hAnsi="Cambria Math"/>
                </w:rPr>
              </w:ins>
            </m:ctrlPr>
          </m:sSubPr>
          <m:e>
            <m:r>
              <w:ins w:id="1746" w:author="智绘未来专利代理" w:date="2021-09-03T17:45:00Z">
                <w:rPr>
                  <w:rFonts w:ascii="Cambria Math" w:hAnsi="Cambria Math"/>
                </w:rPr>
                <m:t>T</m:t>
              </w:ins>
            </m:r>
          </m:e>
          <m:sub>
            <m:r>
              <w:ins w:id="1747" w:author="智绘未来专利代理" w:date="2021-09-03T17:45:00Z">
                <m:rPr>
                  <m:sty m:val="p"/>
                </m:rPr>
                <w:rPr>
                  <w:rFonts w:ascii="Cambria Math" w:hAnsi="Cambria Math" w:hint="eastAsia"/>
                </w:rPr>
                <m:t>N</m:t>
              </w:ins>
            </m:r>
          </m:sub>
        </m:sSub>
      </m:oMath>
      <w:ins w:id="1748" w:author="智绘未来专利代理" w:date="2021-09-03T17:45:00Z">
        <w:r w:rsidRPr="00922F2A">
          <w:rPr>
            <w:rFonts w:hint="eastAsia"/>
          </w:rPr>
          <w:t>以外的</w:t>
        </w:r>
      </w:ins>
      <m:oMath>
        <m:r>
          <w:ins w:id="1749" w:author="智绘未来专利代理" w:date="2021-09-03T17:45:00Z">
            <w:rPr>
              <w:rFonts w:ascii="Cambria Math" w:hAnsi="Cambria Math" w:hint="eastAsia"/>
            </w:rPr>
            <m:t>N</m:t>
          </w:ins>
        </m:r>
        <m:r>
          <w:ins w:id="1750" w:author="智绘未来专利代理" w:date="2021-09-03T17:45:00Z">
            <m:rPr>
              <m:sty m:val="p"/>
            </m:rPr>
            <w:rPr>
              <w:rFonts w:ascii="Cambria Math" w:eastAsia="微软雅黑" w:hAnsi="Cambria Math" w:cs="微软雅黑" w:hint="eastAsia"/>
            </w:rPr>
            <m:t>-</m:t>
          </w:ins>
        </m:r>
        <m:r>
          <w:ins w:id="1751" w:author="智绘未来专利代理" w:date="2021-09-03T17:45:00Z">
            <m:rPr>
              <m:sty m:val="p"/>
            </m:rPr>
            <w:rPr>
              <w:rFonts w:ascii="Cambria Math" w:hAnsi="Cambria Math"/>
            </w:rPr>
            <m:t>1</m:t>
          </w:ins>
        </m:r>
      </m:oMath>
      <w:proofErr w:type="gramStart"/>
      <w:ins w:id="1752" w:author="智绘未来专利代理" w:date="2021-09-03T17:45:00Z">
        <w:r w:rsidRPr="00922F2A">
          <w:rPr>
            <w:rFonts w:hint="eastAsia"/>
          </w:rPr>
          <w:t>个</w:t>
        </w:r>
        <w:proofErr w:type="gramEnd"/>
        <w:r w:rsidRPr="00922F2A">
          <w:rPr>
            <w:rFonts w:hint="eastAsia"/>
          </w:rPr>
          <w:t>的</w:t>
        </w:r>
        <w:r w:rsidRPr="00922F2A">
          <w:rPr>
            <w:rFonts w:hint="eastAsia"/>
          </w:rPr>
          <w:t>T</w:t>
        </w:r>
        <w:r w:rsidRPr="00922F2A">
          <w:rPr>
            <w:rFonts w:hint="eastAsia"/>
          </w:rPr>
          <w:t>节点，即</w:t>
        </w:r>
        <w:r w:rsidRPr="00922F2A">
          <w:t>节点</w:t>
        </w:r>
      </w:ins>
      <m:oMath>
        <m:sSub>
          <m:sSubPr>
            <m:ctrlPr>
              <w:ins w:id="1753" w:author="智绘未来专利代理" w:date="2021-09-03T17:45:00Z">
                <w:rPr>
                  <w:rFonts w:ascii="Cambria Math" w:hAnsi="Cambria Math"/>
                  <w:iCs/>
                </w:rPr>
              </w:ins>
            </m:ctrlPr>
          </m:sSubPr>
          <m:e>
            <m:r>
              <w:ins w:id="1754" w:author="智绘未来专利代理" w:date="2021-09-03T17:45:00Z">
                <w:rPr>
                  <w:rFonts w:ascii="Cambria Math" w:hAnsi="Cambria Math"/>
                </w:rPr>
                <m:t>T</m:t>
              </w:ins>
            </m:r>
          </m:e>
          <m:sub>
            <m:r>
              <w:ins w:id="1755" w:author="智绘未来专利代理" w:date="2021-09-03T17:45:00Z">
                <w:rPr>
                  <w:rFonts w:ascii="Cambria Math" w:hAnsi="Cambria Math"/>
                </w:rPr>
                <m:t>i</m:t>
              </w:ins>
            </m:r>
          </m:sub>
        </m:sSub>
        <m:d>
          <m:dPr>
            <m:ctrlPr>
              <w:ins w:id="1756" w:author="智绘未来专利代理" w:date="2021-09-03T17:45:00Z">
                <w:rPr>
                  <w:rFonts w:ascii="Cambria Math" w:hAnsi="Cambria Math"/>
                  <w:iCs/>
                </w:rPr>
              </w:ins>
            </m:ctrlPr>
          </m:dPr>
          <m:e>
            <m:r>
              <w:ins w:id="1757" w:author="智绘未来专利代理" w:date="2021-09-03T17:45:00Z">
                <m:rPr>
                  <m:sty m:val="p"/>
                </m:rPr>
                <w:rPr>
                  <w:rFonts w:ascii="Cambria Math" w:hAnsi="Cambria Math"/>
                  <w:color w:val="000000" w:themeColor="text1"/>
                  <w:lang w:bidi="en-US"/>
                </w:rPr>
                <m:t>1≤</m:t>
              </w:ins>
            </m:r>
            <m:r>
              <w:ins w:id="1758" w:author="智绘未来专利代理" w:date="2021-09-03T17:45:00Z">
                <w:rPr>
                  <w:rFonts w:ascii="Cambria Math" w:hAnsi="Cambria Math"/>
                  <w:color w:val="000000" w:themeColor="text1"/>
                  <w:lang w:bidi="en-US"/>
                </w:rPr>
                <m:t>i</m:t>
              </w:ins>
            </m:r>
            <m:r>
              <w:ins w:id="1759" w:author="智绘未来专利代理" w:date="2021-09-03T17:45:00Z">
                <m:rPr>
                  <m:sty m:val="p"/>
                </m:rPr>
                <w:rPr>
                  <w:rFonts w:ascii="Cambria Math" w:hAnsi="Cambria Math"/>
                  <w:color w:val="000000" w:themeColor="text1"/>
                  <w:lang w:bidi="en-US"/>
                </w:rPr>
                <m:t>≤N</m:t>
              </w:ins>
            </m:r>
            <m:r>
              <w:ins w:id="1760" w:author="智绘未来专利代理" w:date="2021-09-03T17:45:00Z">
                <m:rPr>
                  <m:sty m:val="p"/>
                </m:rPr>
                <w:rPr>
                  <w:rFonts w:ascii="微软雅黑" w:eastAsia="微软雅黑" w:hAnsi="微软雅黑" w:cs="微软雅黑" w:hint="eastAsia"/>
                  <w:color w:val="000000" w:themeColor="text1"/>
                  <w:lang w:bidi="en-US"/>
                </w:rPr>
                <m:t>-</m:t>
              </w:ins>
            </m:r>
            <m:r>
              <w:ins w:id="1761" w:author="智绘未来专利代理" w:date="2021-09-03T17:45:00Z">
                <m:rPr>
                  <m:sty m:val="p"/>
                </m:rPr>
                <w:rPr>
                  <w:rFonts w:ascii="Cambria Math" w:hAnsi="Cambria Math"/>
                  <w:color w:val="000000" w:themeColor="text1"/>
                  <w:lang w:bidi="en-US"/>
                </w:rPr>
                <m:t>1</m:t>
              </w:ins>
            </m:r>
          </m:e>
        </m:d>
      </m:oMath>
      <w:ins w:id="1762" w:author="智绘未来专利代理" w:date="2021-09-03T17:45:00Z">
        <w:r w:rsidRPr="00922F2A">
          <w:rPr>
            <w:rFonts w:hint="eastAsia"/>
          </w:rPr>
          <w:t>，各计算了</w:t>
        </w:r>
        <w:r w:rsidRPr="00922F2A">
          <w:rPr>
            <w:rFonts w:hint="eastAsia"/>
          </w:rPr>
          <w:t>1</w:t>
        </w:r>
        <w:r w:rsidRPr="00922F2A">
          <w:rPr>
            <w:rFonts w:hint="eastAsia"/>
          </w:rPr>
          <w:t>个正序电压、负序电压和零序电压。计算的具体方式如下：</w:t>
        </w:r>
      </w:ins>
    </w:p>
    <w:p w14:paraId="686E12F6" w14:textId="34BB78EB" w:rsidR="002A7E6F" w:rsidRDefault="002A7E6F" w:rsidP="002A7E6F">
      <w:pPr>
        <w:pStyle w:val="00"/>
        <w:ind w:firstLine="480"/>
        <w:rPr>
          <w:color w:val="000000" w:themeColor="text1"/>
          <w:lang w:bidi="en-US"/>
        </w:rPr>
      </w:pPr>
      <w:r>
        <w:rPr>
          <w:rFonts w:hint="eastAsia"/>
          <w:color w:val="000000" w:themeColor="text1"/>
          <w:szCs w:val="24"/>
        </w:rPr>
        <w:t>按</w:t>
      </w:r>
      <w:r>
        <w:rPr>
          <w:rFonts w:hint="eastAsia"/>
          <w:color w:val="000000" w:themeColor="text1"/>
          <w:szCs w:val="24"/>
        </w:rPr>
        <w:t>T</w:t>
      </w:r>
      <w:r>
        <w:rPr>
          <w:rFonts w:hint="eastAsia"/>
          <w:color w:val="000000" w:themeColor="text1"/>
          <w:szCs w:val="24"/>
        </w:rPr>
        <w:t>节点序号从大到小推导相邻</w:t>
      </w:r>
      <w:r>
        <w:rPr>
          <w:rFonts w:hint="eastAsia"/>
          <w:color w:val="000000" w:themeColor="text1"/>
          <w:szCs w:val="24"/>
        </w:rPr>
        <w:t>T</w:t>
      </w:r>
      <w:r>
        <w:rPr>
          <w:rFonts w:hint="eastAsia"/>
          <w:color w:val="000000" w:themeColor="text1"/>
          <w:szCs w:val="24"/>
        </w:rPr>
        <w:t>节点正序</w:t>
      </w:r>
      <w:del w:id="1763" w:author="智绘未来专利代理" w:date="2021-09-03T17:45:00Z">
        <w:r w:rsidR="0043536A">
          <w:rPr>
            <w:rFonts w:hint="eastAsia"/>
            <w:color w:val="000000" w:themeColor="text1"/>
            <w:szCs w:val="24"/>
          </w:rPr>
          <w:delText>电压的方法为：</w:delText>
        </w:r>
      </w:del>
      <w:ins w:id="1764" w:author="智绘未来专利代理" w:date="2021-09-03T17:45:00Z">
        <w:r w:rsidR="0063659D">
          <w:rPr>
            <w:rFonts w:hint="eastAsia"/>
            <w:color w:val="000000" w:themeColor="text1"/>
            <w:szCs w:val="24"/>
          </w:rPr>
          <w:t>以如下公式表示，</w:t>
        </w:r>
      </w:ins>
    </w:p>
    <w:p w14:paraId="61DA4F24" w14:textId="77777777" w:rsidR="002A7E6F" w:rsidRDefault="002A7E6F" w:rsidP="002A7E6F">
      <w:pPr>
        <w:pStyle w:val="af8"/>
        <w:ind w:left="840" w:firstLineChars="0" w:firstLine="0"/>
        <w:rPr>
          <w:color w:val="000000" w:themeColor="text1"/>
          <w:sz w:val="24"/>
          <w:szCs w:val="24"/>
        </w:rPr>
      </w:pPr>
      <m:oMathPara>
        <m:oMathParaPr>
          <m:jc m:val="left"/>
        </m:oMathParaPr>
        <m:oMath>
          <m:sSub>
            <m:sSubPr>
              <m:ctrlPr>
                <w:rPr>
                  <w:rFonts w:ascii="Cambria Math" w:hAnsi="Cambria Math"/>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1</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r>
            <m:rPr>
              <m:sty m:val="p"/>
            </m:rPr>
            <w:rPr>
              <w:rFonts w:ascii="Cambria Math" w:hAnsi="Cambria Math"/>
              <w:color w:val="000000" w:themeColor="text1"/>
              <w:sz w:val="24"/>
              <w:szCs w:val="24"/>
              <w:vertAlign w:val="subscript"/>
            </w:rPr>
            <m:t xml:space="preserve"> </m:t>
          </m:r>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1</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m:rPr>
                      <m:sty m:val="p"/>
                    </m:rP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1]+</m:t>
              </m:r>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1</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w:rPr>
                      <w:rFonts w:ascii="Cambria Math" w:hAnsi="Cambria Math" w:hint="eastAsia"/>
                      <w:color w:val="000000" w:themeColor="text1"/>
                      <w:sz w:val="24"/>
                      <w:szCs w:val="24"/>
                      <w:vertAlign w:val="subscript"/>
                    </w:rPr>
                    <m:t>+</m:t>
                  </m:r>
                  <m: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num>
            <m:den>
              <m: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Z</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hint="eastAsia"/>
                  <w:color w:val="000000" w:themeColor="text1"/>
                  <w:sz w:val="24"/>
                  <w:szCs w:val="24"/>
                </w:rPr>
                <m:t>L</m:t>
              </m:r>
              <m:r>
                <m:rPr>
                  <m:sty m:val="p"/>
                </m:rPr>
                <w:rPr>
                  <w:rFonts w:ascii="Cambria Math" w:hAnsi="Cambria Math"/>
                  <w:color w:val="000000" w:themeColor="text1"/>
                  <w:sz w:val="24"/>
                  <w:szCs w:val="24"/>
                </w:rPr>
                <m:t>enT</m:t>
              </m:r>
            </m:e>
            <m:sub>
              <m:r>
                <w:rPr>
                  <w:rFonts w:ascii="Cambria Math" w:hAnsi="Cambria Math"/>
                  <w:color w:val="000000" w:themeColor="text1"/>
                  <w:sz w:val="24"/>
                  <w:szCs w:val="24"/>
                  <w:vertAlign w:val="subscript"/>
                </w:rPr>
                <m:t>i</m:t>
              </m:r>
            </m:sub>
          </m:sSub>
          <m:r>
            <m:rPr>
              <m:sty m:val="p"/>
            </m:rPr>
            <w:rPr>
              <w:rFonts w:ascii="Cambria Math" w:hAnsi="Cambria Math"/>
              <w:color w:val="000000" w:themeColor="text1"/>
              <w:sz w:val="24"/>
              <w:szCs w:val="24"/>
            </w:rPr>
            <m:t>*</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j=i+2</m:t>
              </m:r>
            </m:sub>
            <m:sup>
              <m:r>
                <w:rPr>
                  <w:rFonts w:ascii="Cambria Math" w:hAnsi="Cambria Math"/>
                  <w:color w:val="000000" w:themeColor="text1"/>
                  <w:sz w:val="24"/>
                  <w:szCs w:val="24"/>
                </w:rPr>
                <m:t>N+2</m:t>
              </m:r>
            </m:sup>
            <m:e>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I</m:t>
                      </m:r>
                    </m:e>
                  </m:acc>
                </m:e>
                <m:sub>
                  <m:r>
                    <w:rPr>
                      <w:rFonts w:ascii="Cambria Math" w:hAnsi="Cambria Math"/>
                      <w:color w:val="000000" w:themeColor="text1"/>
                      <w:sz w:val="24"/>
                      <w:szCs w:val="24"/>
                    </w:rPr>
                    <m:t>1</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L</m:t>
                  </m:r>
                </m:e>
                <m:sub>
                  <m:r>
                    <w:rPr>
                      <w:rFonts w:ascii="Cambria Math" w:hAnsi="Cambria Math"/>
                      <w:color w:val="000000" w:themeColor="text1"/>
                      <w:sz w:val="24"/>
                      <w:szCs w:val="24"/>
                    </w:rPr>
                    <m:t>j</m:t>
                  </m:r>
                </m:sub>
              </m:sSub>
            </m:e>
          </m:nary>
        </m:oMath>
      </m:oMathPara>
    </w:p>
    <w:p w14:paraId="0F1B07E0" w14:textId="77777777" w:rsidR="002A7E6F" w:rsidRDefault="002A7E6F" w:rsidP="002A7E6F">
      <w:pPr>
        <w:pStyle w:val="00"/>
        <w:ind w:firstLine="480"/>
        <w:rPr>
          <w:color w:val="000000" w:themeColor="text1"/>
          <w:lang w:bidi="en-US"/>
        </w:rPr>
      </w:pPr>
      <w:r>
        <w:rPr>
          <w:rFonts w:hint="eastAsia"/>
          <w:color w:val="000000" w:themeColor="text1"/>
          <w:lang w:bidi="en-US"/>
        </w:rPr>
        <w:t>其中，</w:t>
      </w:r>
      <m:oMath>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m:t>
        </m:r>
        <m:r>
          <m:rPr>
            <m:sty m:val="p"/>
          </m:rPr>
          <w:rPr>
            <w:rFonts w:ascii="微软雅黑" w:eastAsia="微软雅黑" w:hAnsi="微软雅黑" w:cs="微软雅黑" w:hint="eastAsia"/>
            <w:color w:val="000000" w:themeColor="text1"/>
            <w:lang w:bidi="en-US"/>
          </w:rPr>
          <m:t>-</m:t>
        </m:r>
        <m:r>
          <m:rPr>
            <m:sty m:val="p"/>
          </m:rPr>
          <w:rPr>
            <w:rFonts w:ascii="Cambria Math" w:hAnsi="Cambria Math"/>
            <w:color w:val="000000" w:themeColor="text1"/>
            <w:lang w:bidi="en-US"/>
          </w:rPr>
          <m:t>1</m:t>
        </m:r>
      </m:oMath>
      <w:r>
        <w:rPr>
          <w:rFonts w:hint="eastAsia"/>
          <w:color w:val="000000" w:themeColor="text1"/>
          <w:lang w:bidi="en-US"/>
        </w:rPr>
        <w:t>。</w:t>
      </w:r>
    </w:p>
    <w:p w14:paraId="1B09D027" w14:textId="171A8DB7" w:rsidR="002A7E6F" w:rsidRDefault="002A7E6F" w:rsidP="002A7E6F">
      <w:pPr>
        <w:pStyle w:val="00"/>
        <w:ind w:firstLine="480"/>
        <w:rPr>
          <w:color w:val="000000" w:themeColor="text1"/>
          <w:lang w:bidi="en-US"/>
        </w:rPr>
      </w:pPr>
      <w:r>
        <w:rPr>
          <w:rFonts w:hint="eastAsia"/>
          <w:color w:val="000000" w:themeColor="text1"/>
          <w:szCs w:val="24"/>
        </w:rPr>
        <w:t>按</w:t>
      </w:r>
      <w:r>
        <w:rPr>
          <w:rFonts w:hint="eastAsia"/>
          <w:color w:val="000000" w:themeColor="text1"/>
          <w:szCs w:val="24"/>
        </w:rPr>
        <w:t>T</w:t>
      </w:r>
      <w:r>
        <w:rPr>
          <w:rFonts w:hint="eastAsia"/>
          <w:color w:val="000000" w:themeColor="text1"/>
          <w:szCs w:val="24"/>
        </w:rPr>
        <w:t>节点序号从大到小推导相邻</w:t>
      </w:r>
      <w:r>
        <w:rPr>
          <w:rFonts w:hint="eastAsia"/>
          <w:color w:val="000000" w:themeColor="text1"/>
          <w:szCs w:val="24"/>
        </w:rPr>
        <w:t>T</w:t>
      </w:r>
      <w:r>
        <w:rPr>
          <w:rFonts w:hint="eastAsia"/>
          <w:color w:val="000000" w:themeColor="text1"/>
          <w:szCs w:val="24"/>
        </w:rPr>
        <w:t>节点负序</w:t>
      </w:r>
      <w:del w:id="1765" w:author="智绘未来专利代理" w:date="2021-09-03T17:45:00Z">
        <w:r w:rsidR="0043536A">
          <w:rPr>
            <w:rFonts w:hint="eastAsia"/>
            <w:color w:val="000000" w:themeColor="text1"/>
            <w:szCs w:val="24"/>
          </w:rPr>
          <w:delText>电压的方法为：</w:delText>
        </w:r>
      </w:del>
      <w:ins w:id="1766" w:author="智绘未来专利代理" w:date="2021-09-03T17:45:00Z">
        <w:r w:rsidR="0063659D">
          <w:rPr>
            <w:rFonts w:hint="eastAsia"/>
            <w:color w:val="000000" w:themeColor="text1"/>
            <w:szCs w:val="24"/>
          </w:rPr>
          <w:t>以如下公式表示，</w:t>
        </w:r>
      </w:ins>
    </w:p>
    <w:p w14:paraId="62832F59" w14:textId="77777777" w:rsidR="002A7E6F" w:rsidRDefault="002A7E6F" w:rsidP="002A7E6F">
      <w:pPr>
        <w:pStyle w:val="af8"/>
        <w:spacing w:before="156"/>
        <w:ind w:left="840" w:firstLineChars="0" w:firstLine="0"/>
        <w:rPr>
          <w:color w:val="000000" w:themeColor="text1"/>
          <w:sz w:val="24"/>
          <w:szCs w:val="24"/>
        </w:rPr>
      </w:pPr>
      <m:oMathPara>
        <m:oMathParaPr>
          <m:jc m:val="left"/>
        </m:oMathParaPr>
        <m:oMath>
          <m:sSub>
            <m:sSubPr>
              <m:ctrlPr>
                <w:rPr>
                  <w:rFonts w:ascii="Cambria Math" w:hAnsi="Cambria Math"/>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2</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r>
            <m:rPr>
              <m:sty m:val="p"/>
            </m:rPr>
            <w:rPr>
              <w:rFonts w:ascii="Cambria Math" w:hAnsi="Cambria Math"/>
              <w:color w:val="000000" w:themeColor="text1"/>
              <w:sz w:val="24"/>
              <w:szCs w:val="24"/>
              <w:vertAlign w:val="subscript"/>
            </w:rPr>
            <m:t xml:space="preserve"> </m:t>
          </m:r>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2</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m:rPr>
                      <m:sty m:val="p"/>
                    </m:rP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1]+</m:t>
              </m:r>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2</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w:rPr>
                      <w:rFonts w:ascii="Cambria Math" w:hAnsi="Cambria Math" w:hint="eastAsia"/>
                      <w:color w:val="000000" w:themeColor="text1"/>
                      <w:sz w:val="24"/>
                      <w:szCs w:val="24"/>
                      <w:vertAlign w:val="subscript"/>
                    </w:rPr>
                    <m:t>+</m:t>
                  </m:r>
                  <m: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num>
            <m:den>
              <m: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Z</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hint="eastAsia"/>
                  <w:color w:val="000000" w:themeColor="text1"/>
                  <w:sz w:val="24"/>
                  <w:szCs w:val="24"/>
                </w:rPr>
                <m:t>L</m:t>
              </m:r>
              <m:r>
                <m:rPr>
                  <m:sty m:val="p"/>
                </m:rPr>
                <w:rPr>
                  <w:rFonts w:ascii="Cambria Math" w:hAnsi="Cambria Math"/>
                  <w:color w:val="000000" w:themeColor="text1"/>
                  <w:sz w:val="24"/>
                  <w:szCs w:val="24"/>
                </w:rPr>
                <m:t>enT</m:t>
              </m:r>
            </m:e>
            <m:sub>
              <m:r>
                <w:rPr>
                  <w:rFonts w:ascii="Cambria Math" w:hAnsi="Cambria Math"/>
                  <w:color w:val="000000" w:themeColor="text1"/>
                  <w:sz w:val="24"/>
                  <w:szCs w:val="24"/>
                  <w:vertAlign w:val="subscript"/>
                </w:rPr>
                <m:t>i</m:t>
              </m:r>
            </m:sub>
          </m:sSub>
          <m:r>
            <m:rPr>
              <m:sty m:val="p"/>
            </m:rPr>
            <w:rPr>
              <w:rFonts w:ascii="Cambria Math" w:hAnsi="Cambria Math"/>
              <w:color w:val="000000" w:themeColor="text1"/>
              <w:sz w:val="24"/>
              <w:szCs w:val="24"/>
            </w:rPr>
            <m:t>*</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j=i+2</m:t>
              </m:r>
            </m:sub>
            <m:sup>
              <m:r>
                <w:rPr>
                  <w:rFonts w:ascii="Cambria Math" w:hAnsi="Cambria Math"/>
                  <w:color w:val="000000" w:themeColor="text1"/>
                  <w:sz w:val="24"/>
                  <w:szCs w:val="24"/>
                </w:rPr>
                <m:t>N+2</m:t>
              </m:r>
            </m:sup>
            <m:e>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I</m:t>
                      </m:r>
                    </m:e>
                  </m:acc>
                </m:e>
                <m:sub>
                  <m:r>
                    <w:rPr>
                      <w:rFonts w:ascii="Cambria Math" w:hAnsi="Cambria Math"/>
                      <w:color w:val="000000" w:themeColor="text1"/>
                      <w:sz w:val="24"/>
                      <w:szCs w:val="24"/>
                    </w:rPr>
                    <m:t>2</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L</m:t>
                  </m:r>
                </m:e>
                <m:sub>
                  <m:r>
                    <w:rPr>
                      <w:rFonts w:ascii="Cambria Math" w:hAnsi="Cambria Math"/>
                      <w:color w:val="000000" w:themeColor="text1"/>
                      <w:sz w:val="24"/>
                      <w:szCs w:val="24"/>
                    </w:rPr>
                    <m:t>j</m:t>
                  </m:r>
                </m:sub>
              </m:sSub>
            </m:e>
          </m:nary>
        </m:oMath>
      </m:oMathPara>
    </w:p>
    <w:p w14:paraId="5DBC5899" w14:textId="77777777" w:rsidR="002A7E6F" w:rsidRDefault="002A7E6F" w:rsidP="002A7E6F">
      <w:pPr>
        <w:pStyle w:val="00"/>
        <w:ind w:firstLine="480"/>
        <w:rPr>
          <w:color w:val="000000" w:themeColor="text1"/>
          <w:lang w:bidi="en-US"/>
        </w:rPr>
      </w:pPr>
      <w:r>
        <w:rPr>
          <w:rFonts w:hint="eastAsia"/>
          <w:color w:val="000000" w:themeColor="text1"/>
          <w:lang w:bidi="en-US"/>
        </w:rPr>
        <w:t>其中，</w:t>
      </w:r>
      <m:oMath>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m:t>
        </m:r>
        <m:r>
          <m:rPr>
            <m:sty m:val="p"/>
          </m:rPr>
          <w:rPr>
            <w:rFonts w:ascii="微软雅黑" w:eastAsia="微软雅黑" w:hAnsi="微软雅黑" w:cs="微软雅黑" w:hint="eastAsia"/>
            <w:color w:val="000000" w:themeColor="text1"/>
            <w:lang w:bidi="en-US"/>
          </w:rPr>
          <m:t>-</m:t>
        </m:r>
        <m:r>
          <m:rPr>
            <m:sty m:val="p"/>
          </m:rPr>
          <w:rPr>
            <w:rFonts w:ascii="Cambria Math" w:hAnsi="Cambria Math"/>
            <w:color w:val="000000" w:themeColor="text1"/>
            <w:lang w:bidi="en-US"/>
          </w:rPr>
          <m:t>1</m:t>
        </m:r>
      </m:oMath>
      <w:r>
        <w:rPr>
          <w:rFonts w:hint="eastAsia"/>
          <w:color w:val="000000" w:themeColor="text1"/>
          <w:lang w:bidi="en-US"/>
        </w:rPr>
        <w:t>。</w:t>
      </w:r>
    </w:p>
    <w:p w14:paraId="1D9FDBAC" w14:textId="70BB5DC0" w:rsidR="002A7E6F" w:rsidRDefault="002A7E6F" w:rsidP="002A7E6F">
      <w:pPr>
        <w:pStyle w:val="00"/>
        <w:ind w:firstLine="480"/>
        <w:rPr>
          <w:color w:val="000000" w:themeColor="text1"/>
          <w:lang w:bidi="en-US"/>
        </w:rPr>
      </w:pPr>
      <w:r>
        <w:rPr>
          <w:rFonts w:hint="eastAsia"/>
          <w:color w:val="000000" w:themeColor="text1"/>
          <w:szCs w:val="24"/>
        </w:rPr>
        <w:t>按</w:t>
      </w:r>
      <w:r>
        <w:rPr>
          <w:rFonts w:hint="eastAsia"/>
          <w:color w:val="000000" w:themeColor="text1"/>
          <w:szCs w:val="24"/>
        </w:rPr>
        <w:t>T</w:t>
      </w:r>
      <w:r>
        <w:rPr>
          <w:rFonts w:hint="eastAsia"/>
          <w:color w:val="000000" w:themeColor="text1"/>
          <w:szCs w:val="24"/>
        </w:rPr>
        <w:t>节点序号从大到小推导相邻</w:t>
      </w:r>
      <w:r>
        <w:rPr>
          <w:rFonts w:hint="eastAsia"/>
          <w:color w:val="000000" w:themeColor="text1"/>
          <w:szCs w:val="24"/>
        </w:rPr>
        <w:t>T</w:t>
      </w:r>
      <w:r>
        <w:rPr>
          <w:rFonts w:hint="eastAsia"/>
          <w:color w:val="000000" w:themeColor="text1"/>
          <w:szCs w:val="24"/>
        </w:rPr>
        <w:t>节点零序</w:t>
      </w:r>
      <w:del w:id="1767" w:author="智绘未来专利代理" w:date="2021-09-03T17:45:00Z">
        <w:r w:rsidR="0043536A">
          <w:rPr>
            <w:rFonts w:hint="eastAsia"/>
            <w:color w:val="000000" w:themeColor="text1"/>
            <w:szCs w:val="24"/>
          </w:rPr>
          <w:delText>电压的方法为：</w:delText>
        </w:r>
      </w:del>
      <w:ins w:id="1768" w:author="智绘未来专利代理" w:date="2021-09-03T17:45:00Z">
        <w:r w:rsidR="0063659D">
          <w:rPr>
            <w:rFonts w:hint="eastAsia"/>
            <w:color w:val="000000" w:themeColor="text1"/>
            <w:szCs w:val="24"/>
          </w:rPr>
          <w:t>以如下公式表</w:t>
        </w:r>
        <w:r w:rsidR="0063659D">
          <w:rPr>
            <w:rFonts w:hint="eastAsia"/>
            <w:color w:val="000000" w:themeColor="text1"/>
            <w:szCs w:val="24"/>
          </w:rPr>
          <w:lastRenderedPageBreak/>
          <w:t>示，</w:t>
        </w:r>
      </w:ins>
    </w:p>
    <w:p w14:paraId="18BB1327" w14:textId="77777777" w:rsidR="002A7E6F" w:rsidRDefault="002A7E6F" w:rsidP="002A7E6F">
      <w:pPr>
        <w:pStyle w:val="af8"/>
        <w:spacing w:before="156"/>
        <w:ind w:left="840" w:firstLineChars="0" w:firstLine="0"/>
        <w:rPr>
          <w:color w:val="000000" w:themeColor="text1"/>
          <w:sz w:val="24"/>
          <w:szCs w:val="24"/>
        </w:rPr>
      </w:pPr>
      <m:oMathPara>
        <m:oMathParaPr>
          <m:jc m:val="left"/>
        </m:oMathParaPr>
        <m:oMath>
          <m:sSub>
            <m:sSubPr>
              <m:ctrlPr>
                <w:rPr>
                  <w:rFonts w:ascii="Cambria Math" w:hAnsi="Cambria Math"/>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0</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r>
            <m:rPr>
              <m:sty m:val="p"/>
            </m:rPr>
            <w:rPr>
              <w:rFonts w:ascii="Cambria Math" w:hAnsi="Cambria Math"/>
              <w:color w:val="000000" w:themeColor="text1"/>
              <w:sz w:val="24"/>
              <w:szCs w:val="24"/>
              <w:vertAlign w:val="subscript"/>
            </w:rPr>
            <m:t xml:space="preserve"> </m:t>
          </m:r>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0</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m:rPr>
                      <m:sty m:val="p"/>
                    </m:rP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1]+</m:t>
              </m:r>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0</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w:rPr>
                      <w:rFonts w:ascii="Cambria Math" w:hAnsi="Cambria Math" w:hint="eastAsia"/>
                      <w:color w:val="000000" w:themeColor="text1"/>
                      <w:sz w:val="24"/>
                      <w:szCs w:val="24"/>
                      <w:vertAlign w:val="subscript"/>
                    </w:rPr>
                    <m:t>+</m:t>
                  </m:r>
                  <m: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num>
            <m:den>
              <m: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Z</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hint="eastAsia"/>
                  <w:color w:val="000000" w:themeColor="text1"/>
                  <w:sz w:val="24"/>
                  <w:szCs w:val="24"/>
                </w:rPr>
                <m:t>L</m:t>
              </m:r>
              <m:r>
                <m:rPr>
                  <m:sty m:val="p"/>
                </m:rPr>
                <w:rPr>
                  <w:rFonts w:ascii="Cambria Math" w:hAnsi="Cambria Math"/>
                  <w:color w:val="000000" w:themeColor="text1"/>
                  <w:sz w:val="24"/>
                  <w:szCs w:val="24"/>
                </w:rPr>
                <m:t>enT</m:t>
              </m:r>
            </m:e>
            <m:sub>
              <m:r>
                <w:rPr>
                  <w:rFonts w:ascii="Cambria Math" w:hAnsi="Cambria Math"/>
                  <w:color w:val="000000" w:themeColor="text1"/>
                  <w:sz w:val="24"/>
                  <w:szCs w:val="24"/>
                  <w:vertAlign w:val="subscript"/>
                </w:rPr>
                <m:t>i</m:t>
              </m:r>
            </m:sub>
          </m:sSub>
          <m:r>
            <m:rPr>
              <m:sty m:val="p"/>
            </m:rPr>
            <w:rPr>
              <w:rFonts w:ascii="Cambria Math" w:hAnsi="Cambria Math"/>
              <w:color w:val="000000" w:themeColor="text1"/>
              <w:sz w:val="24"/>
              <w:szCs w:val="24"/>
            </w:rPr>
            <m:t>*</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j=i+2</m:t>
              </m:r>
            </m:sub>
            <m:sup>
              <m:r>
                <w:rPr>
                  <w:rFonts w:ascii="Cambria Math" w:hAnsi="Cambria Math"/>
                  <w:color w:val="000000" w:themeColor="text1"/>
                  <w:sz w:val="24"/>
                  <w:szCs w:val="24"/>
                </w:rPr>
                <m:t>N+2</m:t>
              </m:r>
            </m:sup>
            <m:e>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I</m:t>
                      </m:r>
                    </m:e>
                  </m:acc>
                </m:e>
                <m:sub>
                  <m:r>
                    <w:rPr>
                      <w:rFonts w:ascii="Cambria Math" w:hAnsi="Cambria Math"/>
                      <w:color w:val="000000" w:themeColor="text1"/>
                      <w:sz w:val="24"/>
                      <w:szCs w:val="24"/>
                    </w:rPr>
                    <m:t>0</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L</m:t>
                  </m:r>
                </m:e>
                <m:sub>
                  <m:r>
                    <w:rPr>
                      <w:rFonts w:ascii="Cambria Math" w:hAnsi="Cambria Math"/>
                      <w:color w:val="000000" w:themeColor="text1"/>
                      <w:sz w:val="24"/>
                      <w:szCs w:val="24"/>
                    </w:rPr>
                    <m:t>j</m:t>
                  </m:r>
                </m:sub>
              </m:sSub>
            </m:e>
          </m:nary>
        </m:oMath>
      </m:oMathPara>
    </w:p>
    <w:p w14:paraId="5BDA8573" w14:textId="5D4F1D95" w:rsidR="002A7E6F" w:rsidRDefault="002A7E6F" w:rsidP="002A7E6F">
      <w:pPr>
        <w:pStyle w:val="00"/>
        <w:ind w:firstLine="480"/>
        <w:rPr>
          <w:color w:val="000000" w:themeColor="text1"/>
          <w:lang w:bidi="en-US"/>
        </w:rPr>
      </w:pPr>
      <w:r>
        <w:rPr>
          <w:rFonts w:hint="eastAsia"/>
          <w:color w:val="000000" w:themeColor="text1"/>
          <w:lang w:bidi="en-US"/>
        </w:rPr>
        <w:t>其中，</w:t>
      </w:r>
      <m:oMath>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m:t>
        </m:r>
        <m:r>
          <m:rPr>
            <m:sty m:val="p"/>
          </m:rPr>
          <w:rPr>
            <w:rFonts w:ascii="微软雅黑" w:eastAsia="微软雅黑" w:hAnsi="微软雅黑" w:cs="微软雅黑" w:hint="eastAsia"/>
            <w:color w:val="000000" w:themeColor="text1"/>
            <w:lang w:bidi="en-US"/>
          </w:rPr>
          <m:t>-</m:t>
        </m:r>
        <m:r>
          <m:rPr>
            <m:sty m:val="p"/>
          </m:rPr>
          <w:rPr>
            <w:rFonts w:ascii="Cambria Math" w:hAnsi="Cambria Math"/>
            <w:color w:val="000000" w:themeColor="text1"/>
            <w:lang w:bidi="en-US"/>
          </w:rPr>
          <m:t>1</m:t>
        </m:r>
      </m:oMath>
      <w:r>
        <w:rPr>
          <w:rFonts w:hint="eastAsia"/>
          <w:color w:val="000000" w:themeColor="text1"/>
          <w:lang w:bidi="en-US"/>
        </w:rPr>
        <w:t>。</w:t>
      </w:r>
    </w:p>
    <w:p w14:paraId="3F2EB28C" w14:textId="5F087866" w:rsidR="007B6DE1" w:rsidRDefault="0043536A" w:rsidP="002A7E6F">
      <w:pPr>
        <w:pStyle w:val="00"/>
        <w:ind w:firstLine="480"/>
        <w:rPr>
          <w:ins w:id="1769" w:author="智绘未来专利代理" w:date="2021-09-03T17:45:00Z"/>
          <w:color w:val="000000" w:themeColor="text1"/>
          <w:lang w:bidi="en-US"/>
        </w:rPr>
      </w:pPr>
      <w:del w:id="1770" w:author="智绘未来专利代理" w:date="2021-09-03T17:45:00Z">
        <w:r>
          <w:rPr>
            <w:rFonts w:hint="eastAsia"/>
            <w:color w:val="000000" w:themeColor="text1"/>
            <w:lang w:bidi="en-US"/>
          </w:rPr>
          <w:delText>步骤</w:delText>
        </w:r>
        <w:r>
          <w:rPr>
            <w:color w:val="000000" w:themeColor="text1"/>
            <w:lang w:bidi="en-US"/>
          </w:rPr>
          <w:delText>5</w:delText>
        </w:r>
        <w:r>
          <w:rPr>
            <w:rFonts w:hint="eastAsia"/>
            <w:color w:val="000000" w:themeColor="text1"/>
            <w:lang w:bidi="en-US"/>
          </w:rPr>
          <w:delText>，</w:delText>
        </w:r>
      </w:del>
      <w:ins w:id="1771" w:author="智绘未来专利代理" w:date="2021-09-03T17:45:00Z">
        <w:r w:rsidR="00140870">
          <w:rPr>
            <w:rFonts w:hint="eastAsia"/>
            <w:color w:val="000000" w:themeColor="text1"/>
            <w:lang w:bidi="en-US"/>
          </w:rPr>
          <w:t>经过步骤</w:t>
        </w:r>
        <w:r w:rsidR="00140870" w:rsidRPr="00140870">
          <w:rPr>
            <w:rFonts w:hint="eastAsia"/>
            <w:color w:val="000000" w:themeColor="text1"/>
            <w:lang w:bidi="en-US"/>
          </w:rPr>
          <w:t>（</w:t>
        </w:r>
        <w:r w:rsidR="00140870" w:rsidRPr="00140870">
          <w:rPr>
            <w:rFonts w:hint="eastAsia"/>
            <w:color w:val="000000" w:themeColor="text1"/>
            <w:lang w:bidi="en-US"/>
          </w:rPr>
          <w:t>2.2.</w:t>
        </w:r>
        <w:r w:rsidR="00140870">
          <w:rPr>
            <w:color w:val="000000" w:themeColor="text1"/>
            <w:lang w:bidi="en-US"/>
          </w:rPr>
          <w:t>1</w:t>
        </w:r>
        <w:r w:rsidR="00140870" w:rsidRPr="00140870">
          <w:rPr>
            <w:rFonts w:hint="eastAsia"/>
            <w:color w:val="000000" w:themeColor="text1"/>
            <w:lang w:bidi="en-US"/>
          </w:rPr>
          <w:t>）</w:t>
        </w:r>
        <w:r w:rsidR="00140870">
          <w:rPr>
            <w:rFonts w:hint="eastAsia"/>
            <w:color w:val="000000" w:themeColor="text1"/>
            <w:lang w:bidi="en-US"/>
          </w:rPr>
          <w:t>至</w:t>
        </w:r>
        <w:r w:rsidR="00140870" w:rsidRPr="00922F2A">
          <w:rPr>
            <w:rFonts w:hint="eastAsia"/>
          </w:rPr>
          <w:t>步骤（</w:t>
        </w:r>
        <w:r w:rsidR="00140870" w:rsidRPr="00922F2A">
          <w:rPr>
            <w:rFonts w:hint="eastAsia"/>
          </w:rPr>
          <w:t>2</w:t>
        </w:r>
        <w:r w:rsidR="00140870" w:rsidRPr="00922F2A">
          <w:t>.2.</w:t>
        </w:r>
        <w:r w:rsidR="00140870">
          <w:t>3</w:t>
        </w:r>
        <w:r w:rsidR="00140870" w:rsidRPr="00922F2A">
          <w:rPr>
            <w:rFonts w:hint="eastAsia"/>
          </w:rPr>
          <w:t>）</w:t>
        </w:r>
        <w:r w:rsidR="00140870">
          <w:rPr>
            <w:rFonts w:hint="eastAsia"/>
          </w:rPr>
          <w:t>之后，已经获得了全部</w:t>
        </w:r>
        <w:r w:rsidR="00140870">
          <w:rPr>
            <w:rFonts w:hint="eastAsia"/>
          </w:rPr>
          <w:t>T</w:t>
        </w:r>
        <w:r w:rsidR="00140870">
          <w:rPr>
            <w:rFonts w:hint="eastAsia"/>
          </w:rPr>
          <w:t>节点的</w:t>
        </w:r>
        <w:r w:rsidR="00140870">
          <w:rPr>
            <w:rFonts w:hint="eastAsia"/>
          </w:rPr>
          <w:t>3</w:t>
        </w:r>
        <w:r w:rsidR="00140870">
          <w:rPr>
            <w:rFonts w:hint="eastAsia"/>
          </w:rPr>
          <w:t>个正序电压、</w:t>
        </w:r>
        <w:r w:rsidR="00140870">
          <w:rPr>
            <w:rFonts w:hint="eastAsia"/>
          </w:rPr>
          <w:t>3</w:t>
        </w:r>
        <w:r w:rsidR="00140870">
          <w:rPr>
            <w:rFonts w:hint="eastAsia"/>
          </w:rPr>
          <w:t>个负序电压和</w:t>
        </w:r>
        <w:r w:rsidR="00140870">
          <w:rPr>
            <w:rFonts w:hint="eastAsia"/>
          </w:rPr>
          <w:t>3</w:t>
        </w:r>
        <w:r w:rsidR="00140870">
          <w:rPr>
            <w:rFonts w:hint="eastAsia"/>
          </w:rPr>
          <w:t>个零序电压，即对于</w:t>
        </w:r>
      </w:ins>
      <m:oMath>
        <m:r>
          <w:ins w:id="1772" w:author="智绘未来专利代理" w:date="2021-09-03T17:45:00Z">
            <w:rPr>
              <w:rFonts w:ascii="Cambria Math" w:hAnsi="Cambria Math"/>
            </w:rPr>
            <m:t>1≤i≤N</m:t>
          </w:ins>
        </m:r>
      </m:oMath>
      <w:ins w:id="1773" w:author="智绘未来专利代理" w:date="2021-09-03T17:45:00Z">
        <w:r w:rsidR="00140870">
          <w:rPr>
            <w:rFonts w:hint="eastAsia"/>
          </w:rPr>
          <w:t>，</w:t>
        </w:r>
        <w:r w:rsidR="00140870" w:rsidRPr="00E655FB">
          <w:t>第</w:t>
        </w:r>
      </w:ins>
      <m:oMath>
        <m:r>
          <w:ins w:id="1774" w:author="智绘未来专利代理" w:date="2021-09-03T17:45:00Z">
            <w:rPr>
              <w:rFonts w:ascii="Cambria Math" w:hAnsi="Cambria Math"/>
            </w:rPr>
            <m:t>i</m:t>
          </w:ins>
        </m:r>
      </m:oMath>
      <w:proofErr w:type="gramStart"/>
      <w:ins w:id="1775" w:author="智绘未来专利代理" w:date="2021-09-03T17:45:00Z">
        <w:r w:rsidR="00140870" w:rsidRPr="00E655FB">
          <w:t>个</w:t>
        </w:r>
        <w:proofErr w:type="gramEnd"/>
        <w:r w:rsidR="00140870" w:rsidRPr="00E655FB">
          <w:t>节点的</w:t>
        </w:r>
        <w:r w:rsidR="00140870" w:rsidRPr="00E655FB">
          <w:t>3</w:t>
        </w:r>
        <w:r w:rsidR="00140870" w:rsidRPr="00E655FB">
          <w:t>个正序电压分别为</w:t>
        </w:r>
      </w:ins>
      <m:oMath>
        <m:sSub>
          <m:sSubPr>
            <m:ctrlPr>
              <w:ins w:id="1776" w:author="智绘未来专利代理" w:date="2021-09-03T17:45:00Z">
                <w:rPr>
                  <w:rFonts w:ascii="Cambria Math" w:hAnsi="Cambria Math"/>
                  <w:iCs/>
                </w:rPr>
              </w:ins>
            </m:ctrlPr>
          </m:sSubPr>
          <m:e>
            <m:acc>
              <m:accPr>
                <m:chr m:val="̇"/>
                <m:ctrlPr>
                  <w:ins w:id="1777" w:author="智绘未来专利代理" w:date="2021-09-03T17:45:00Z">
                    <w:rPr>
                      <w:rFonts w:ascii="Cambria Math" w:hAnsi="Cambria Math"/>
                      <w:iCs/>
                    </w:rPr>
                  </w:ins>
                </m:ctrlPr>
              </m:accPr>
              <m:e>
                <m:r>
                  <w:ins w:id="1778" w:author="智绘未来专利代理" w:date="2021-09-03T17:45:00Z">
                    <w:rPr>
                      <w:rFonts w:ascii="Cambria Math" w:hAnsi="Cambria Math"/>
                    </w:rPr>
                    <m:t>U</m:t>
                  </w:ins>
                </m:r>
              </m:e>
            </m:acc>
          </m:e>
          <m:sub>
            <m:r>
              <w:ins w:id="1779" w:author="智绘未来专利代理" w:date="2021-09-03T17:45:00Z">
                <m:rPr>
                  <m:sty m:val="p"/>
                </m:rPr>
                <w:rPr>
                  <w:rFonts w:ascii="Cambria Math" w:hAnsi="Cambria Math"/>
                </w:rPr>
                <m:t>1</m:t>
              </w:ins>
            </m:r>
          </m:sub>
        </m:sSub>
        <m:sSub>
          <m:sSubPr>
            <m:ctrlPr>
              <w:ins w:id="1780" w:author="智绘未来专利代理" w:date="2021-09-03T17:45:00Z">
                <w:rPr>
                  <w:rFonts w:ascii="Cambria Math" w:hAnsi="Cambria Math"/>
                  <w:iCs/>
                </w:rPr>
              </w:ins>
            </m:ctrlPr>
          </m:sSubPr>
          <m:e>
            <m:r>
              <w:ins w:id="1781" w:author="智绘未来专利代理" w:date="2021-09-03T17:45:00Z">
                <w:rPr>
                  <w:rFonts w:ascii="Cambria Math" w:hAnsi="Cambria Math"/>
                </w:rPr>
                <m:t>T</m:t>
              </w:ins>
            </m:r>
          </m:e>
          <m:sub>
            <m:r>
              <w:ins w:id="1782" w:author="智绘未来专利代理" w:date="2021-09-03T17:45:00Z">
                <w:rPr>
                  <w:rFonts w:ascii="Cambria Math" w:hAnsi="Cambria Math"/>
                </w:rPr>
                <m:t>i</m:t>
              </w:ins>
            </m:r>
          </m:sub>
        </m:sSub>
        <m:r>
          <w:ins w:id="1783" w:author="智绘未来专利代理" w:date="2021-09-03T17:45:00Z">
            <m:rPr>
              <m:sty m:val="p"/>
            </m:rPr>
            <w:rPr>
              <w:rFonts w:ascii="Cambria Math" w:hAnsi="Cambria Math"/>
            </w:rPr>
            <m:t>[0]</m:t>
          </w:ins>
        </m:r>
      </m:oMath>
      <w:ins w:id="1784" w:author="智绘未来专利代理" w:date="2021-09-03T17:45:00Z">
        <w:r w:rsidR="00140870" w:rsidRPr="00E655FB">
          <w:t>、</w:t>
        </w:r>
      </w:ins>
      <m:oMath>
        <m:sSub>
          <m:sSubPr>
            <m:ctrlPr>
              <w:ins w:id="1785" w:author="智绘未来专利代理" w:date="2021-09-03T17:45:00Z">
                <w:rPr>
                  <w:rFonts w:ascii="Cambria Math" w:hAnsi="Cambria Math"/>
                  <w:iCs/>
                </w:rPr>
              </w:ins>
            </m:ctrlPr>
          </m:sSubPr>
          <m:e>
            <m:acc>
              <m:accPr>
                <m:chr m:val="̇"/>
                <m:ctrlPr>
                  <w:ins w:id="1786" w:author="智绘未来专利代理" w:date="2021-09-03T17:45:00Z">
                    <w:rPr>
                      <w:rFonts w:ascii="Cambria Math" w:hAnsi="Cambria Math"/>
                      <w:iCs/>
                    </w:rPr>
                  </w:ins>
                </m:ctrlPr>
              </m:accPr>
              <m:e>
                <m:r>
                  <w:ins w:id="1787" w:author="智绘未来专利代理" w:date="2021-09-03T17:45:00Z">
                    <w:rPr>
                      <w:rFonts w:ascii="Cambria Math" w:hAnsi="Cambria Math"/>
                    </w:rPr>
                    <m:t>U</m:t>
                  </w:ins>
                </m:r>
              </m:e>
            </m:acc>
          </m:e>
          <m:sub>
            <m:r>
              <w:ins w:id="1788" w:author="智绘未来专利代理" w:date="2021-09-03T17:45:00Z">
                <m:rPr>
                  <m:sty m:val="p"/>
                </m:rPr>
                <w:rPr>
                  <w:rFonts w:ascii="Cambria Math" w:hAnsi="Cambria Math"/>
                </w:rPr>
                <m:t>1</m:t>
              </w:ins>
            </m:r>
          </m:sub>
        </m:sSub>
        <m:sSub>
          <m:sSubPr>
            <m:ctrlPr>
              <w:ins w:id="1789" w:author="智绘未来专利代理" w:date="2021-09-03T17:45:00Z">
                <w:rPr>
                  <w:rFonts w:ascii="Cambria Math" w:hAnsi="Cambria Math"/>
                  <w:iCs/>
                </w:rPr>
              </w:ins>
            </m:ctrlPr>
          </m:sSubPr>
          <m:e>
            <m:r>
              <w:ins w:id="1790" w:author="智绘未来专利代理" w:date="2021-09-03T17:45:00Z">
                <w:rPr>
                  <w:rFonts w:ascii="Cambria Math" w:hAnsi="Cambria Math"/>
                </w:rPr>
                <m:t>T</m:t>
              </w:ins>
            </m:r>
          </m:e>
          <m:sub>
            <m:r>
              <w:ins w:id="1791" w:author="智绘未来专利代理" w:date="2021-09-03T17:45:00Z">
                <w:rPr>
                  <w:rFonts w:ascii="Cambria Math" w:hAnsi="Cambria Math"/>
                </w:rPr>
                <m:t>i</m:t>
              </w:ins>
            </m:r>
          </m:sub>
        </m:sSub>
        <m:r>
          <w:ins w:id="1792" w:author="智绘未来专利代理" w:date="2021-09-03T17:45:00Z">
            <m:rPr>
              <m:sty m:val="p"/>
            </m:rPr>
            <w:rPr>
              <w:rFonts w:ascii="Cambria Math" w:hAnsi="Cambria Math"/>
            </w:rPr>
            <m:t>[1]</m:t>
          </w:ins>
        </m:r>
      </m:oMath>
      <w:ins w:id="1793" w:author="智绘未来专利代理" w:date="2021-09-03T17:45:00Z">
        <w:r w:rsidR="00140870" w:rsidRPr="00E655FB">
          <w:t>、</w:t>
        </w:r>
      </w:ins>
      <m:oMath>
        <m:sSub>
          <m:sSubPr>
            <m:ctrlPr>
              <w:ins w:id="1794" w:author="智绘未来专利代理" w:date="2021-09-03T17:45:00Z">
                <w:rPr>
                  <w:rFonts w:ascii="Cambria Math" w:hAnsi="Cambria Math"/>
                  <w:iCs/>
                </w:rPr>
              </w:ins>
            </m:ctrlPr>
          </m:sSubPr>
          <m:e>
            <m:acc>
              <m:accPr>
                <m:chr m:val="̇"/>
                <m:ctrlPr>
                  <w:ins w:id="1795" w:author="智绘未来专利代理" w:date="2021-09-03T17:45:00Z">
                    <w:rPr>
                      <w:rFonts w:ascii="Cambria Math" w:hAnsi="Cambria Math"/>
                      <w:iCs/>
                    </w:rPr>
                  </w:ins>
                </m:ctrlPr>
              </m:accPr>
              <m:e>
                <m:r>
                  <w:ins w:id="1796" w:author="智绘未来专利代理" w:date="2021-09-03T17:45:00Z">
                    <w:rPr>
                      <w:rFonts w:ascii="Cambria Math" w:hAnsi="Cambria Math"/>
                    </w:rPr>
                    <m:t>U</m:t>
                  </w:ins>
                </m:r>
              </m:e>
            </m:acc>
          </m:e>
          <m:sub>
            <m:r>
              <w:ins w:id="1797" w:author="智绘未来专利代理" w:date="2021-09-03T17:45:00Z">
                <m:rPr>
                  <m:sty m:val="p"/>
                </m:rPr>
                <w:rPr>
                  <w:rFonts w:ascii="Cambria Math" w:hAnsi="Cambria Math"/>
                </w:rPr>
                <m:t>1</m:t>
              </w:ins>
            </m:r>
          </m:sub>
        </m:sSub>
        <m:sSub>
          <m:sSubPr>
            <m:ctrlPr>
              <w:ins w:id="1798" w:author="智绘未来专利代理" w:date="2021-09-03T17:45:00Z">
                <w:rPr>
                  <w:rFonts w:ascii="Cambria Math" w:hAnsi="Cambria Math"/>
                  <w:iCs/>
                </w:rPr>
              </w:ins>
            </m:ctrlPr>
          </m:sSubPr>
          <m:e>
            <m:r>
              <w:ins w:id="1799" w:author="智绘未来专利代理" w:date="2021-09-03T17:45:00Z">
                <w:rPr>
                  <w:rFonts w:ascii="Cambria Math" w:hAnsi="Cambria Math"/>
                </w:rPr>
                <m:t>T</m:t>
              </w:ins>
            </m:r>
          </m:e>
          <m:sub>
            <m:r>
              <w:ins w:id="1800" w:author="智绘未来专利代理" w:date="2021-09-03T17:45:00Z">
                <w:rPr>
                  <w:rFonts w:ascii="Cambria Math" w:hAnsi="Cambria Math"/>
                </w:rPr>
                <m:t>i</m:t>
              </w:ins>
            </m:r>
          </m:sub>
        </m:sSub>
        <m:r>
          <w:ins w:id="1801" w:author="智绘未来专利代理" w:date="2021-09-03T17:45:00Z">
            <m:rPr>
              <m:sty m:val="p"/>
            </m:rPr>
            <w:rPr>
              <w:rFonts w:ascii="Cambria Math" w:hAnsi="Cambria Math"/>
            </w:rPr>
            <m:t>[2]</m:t>
          </w:ins>
        </m:r>
      </m:oMath>
      <w:ins w:id="1802" w:author="智绘未来专利代理" w:date="2021-09-03T17:45:00Z">
        <w:r w:rsidR="00140870" w:rsidRPr="00E655FB">
          <w:rPr>
            <w:rFonts w:hint="eastAsia"/>
          </w:rPr>
          <w:t>，</w:t>
        </w:r>
        <w:r w:rsidR="00140870" w:rsidRPr="00E655FB">
          <w:t>3</w:t>
        </w:r>
        <w:r w:rsidR="00140870" w:rsidRPr="00E655FB">
          <w:t>个</w:t>
        </w:r>
        <w:r w:rsidR="00140870" w:rsidRPr="00E655FB">
          <w:rPr>
            <w:rFonts w:hint="eastAsia"/>
          </w:rPr>
          <w:t>负</w:t>
        </w:r>
        <w:r w:rsidR="00140870" w:rsidRPr="00E655FB">
          <w:t>序电压分别为</w:t>
        </w:r>
      </w:ins>
      <m:oMath>
        <m:sSub>
          <m:sSubPr>
            <m:ctrlPr>
              <w:ins w:id="1803" w:author="智绘未来专利代理" w:date="2021-09-03T17:45:00Z">
                <w:rPr>
                  <w:rFonts w:ascii="Cambria Math" w:hAnsi="Cambria Math"/>
                  <w:iCs/>
                </w:rPr>
              </w:ins>
            </m:ctrlPr>
          </m:sSubPr>
          <m:e>
            <m:acc>
              <m:accPr>
                <m:chr m:val="̇"/>
                <m:ctrlPr>
                  <w:ins w:id="1804" w:author="智绘未来专利代理" w:date="2021-09-03T17:45:00Z">
                    <w:rPr>
                      <w:rFonts w:ascii="Cambria Math" w:hAnsi="Cambria Math"/>
                      <w:iCs/>
                    </w:rPr>
                  </w:ins>
                </m:ctrlPr>
              </m:accPr>
              <m:e>
                <m:r>
                  <w:ins w:id="1805" w:author="智绘未来专利代理" w:date="2021-09-03T17:45:00Z">
                    <w:rPr>
                      <w:rFonts w:ascii="Cambria Math" w:hAnsi="Cambria Math"/>
                    </w:rPr>
                    <m:t>U</m:t>
                  </w:ins>
                </m:r>
              </m:e>
            </m:acc>
          </m:e>
          <m:sub>
            <m:r>
              <w:ins w:id="1806" w:author="智绘未来专利代理" w:date="2021-09-03T17:45:00Z">
                <m:rPr>
                  <m:sty m:val="p"/>
                </m:rPr>
                <w:rPr>
                  <w:rFonts w:ascii="Cambria Math" w:hAnsi="Cambria Math"/>
                </w:rPr>
                <m:t>2</m:t>
              </w:ins>
            </m:r>
          </m:sub>
        </m:sSub>
        <m:sSub>
          <m:sSubPr>
            <m:ctrlPr>
              <w:ins w:id="1807" w:author="智绘未来专利代理" w:date="2021-09-03T17:45:00Z">
                <w:rPr>
                  <w:rFonts w:ascii="Cambria Math" w:hAnsi="Cambria Math"/>
                  <w:iCs/>
                </w:rPr>
              </w:ins>
            </m:ctrlPr>
          </m:sSubPr>
          <m:e>
            <m:r>
              <w:ins w:id="1808" w:author="智绘未来专利代理" w:date="2021-09-03T17:45:00Z">
                <w:rPr>
                  <w:rFonts w:ascii="Cambria Math" w:hAnsi="Cambria Math"/>
                </w:rPr>
                <m:t>T</m:t>
              </w:ins>
            </m:r>
          </m:e>
          <m:sub>
            <m:r>
              <w:ins w:id="1809" w:author="智绘未来专利代理" w:date="2021-09-03T17:45:00Z">
                <w:rPr>
                  <w:rFonts w:ascii="Cambria Math" w:hAnsi="Cambria Math"/>
                </w:rPr>
                <m:t>i</m:t>
              </w:ins>
            </m:r>
          </m:sub>
        </m:sSub>
        <m:r>
          <w:ins w:id="1810" w:author="智绘未来专利代理" w:date="2021-09-03T17:45:00Z">
            <m:rPr>
              <m:sty m:val="p"/>
            </m:rPr>
            <w:rPr>
              <w:rFonts w:ascii="Cambria Math" w:hAnsi="Cambria Math"/>
            </w:rPr>
            <m:t>[0]</m:t>
          </w:ins>
        </m:r>
      </m:oMath>
      <w:ins w:id="1811" w:author="智绘未来专利代理" w:date="2021-09-03T17:45:00Z">
        <w:r w:rsidR="00140870" w:rsidRPr="00E655FB">
          <w:t>、</w:t>
        </w:r>
      </w:ins>
      <m:oMath>
        <m:sSub>
          <m:sSubPr>
            <m:ctrlPr>
              <w:ins w:id="1812" w:author="智绘未来专利代理" w:date="2021-09-03T17:45:00Z">
                <w:rPr>
                  <w:rFonts w:ascii="Cambria Math" w:hAnsi="Cambria Math"/>
                  <w:iCs/>
                </w:rPr>
              </w:ins>
            </m:ctrlPr>
          </m:sSubPr>
          <m:e>
            <m:acc>
              <m:accPr>
                <m:chr m:val="̇"/>
                <m:ctrlPr>
                  <w:ins w:id="1813" w:author="智绘未来专利代理" w:date="2021-09-03T17:45:00Z">
                    <w:rPr>
                      <w:rFonts w:ascii="Cambria Math" w:hAnsi="Cambria Math"/>
                      <w:iCs/>
                    </w:rPr>
                  </w:ins>
                </m:ctrlPr>
              </m:accPr>
              <m:e>
                <m:r>
                  <w:ins w:id="1814" w:author="智绘未来专利代理" w:date="2021-09-03T17:45:00Z">
                    <w:rPr>
                      <w:rFonts w:ascii="Cambria Math" w:hAnsi="Cambria Math"/>
                    </w:rPr>
                    <m:t>U</m:t>
                  </w:ins>
                </m:r>
              </m:e>
            </m:acc>
          </m:e>
          <m:sub>
            <m:r>
              <w:ins w:id="1815" w:author="智绘未来专利代理" w:date="2021-09-03T17:45:00Z">
                <m:rPr>
                  <m:sty m:val="p"/>
                </m:rPr>
                <w:rPr>
                  <w:rFonts w:ascii="Cambria Math" w:hAnsi="Cambria Math"/>
                </w:rPr>
                <m:t>2</m:t>
              </w:ins>
            </m:r>
          </m:sub>
        </m:sSub>
        <m:sSub>
          <m:sSubPr>
            <m:ctrlPr>
              <w:ins w:id="1816" w:author="智绘未来专利代理" w:date="2021-09-03T17:45:00Z">
                <w:rPr>
                  <w:rFonts w:ascii="Cambria Math" w:hAnsi="Cambria Math"/>
                  <w:iCs/>
                </w:rPr>
              </w:ins>
            </m:ctrlPr>
          </m:sSubPr>
          <m:e>
            <m:r>
              <w:ins w:id="1817" w:author="智绘未来专利代理" w:date="2021-09-03T17:45:00Z">
                <w:rPr>
                  <w:rFonts w:ascii="Cambria Math" w:hAnsi="Cambria Math"/>
                </w:rPr>
                <m:t>T</m:t>
              </w:ins>
            </m:r>
          </m:e>
          <m:sub>
            <m:r>
              <w:ins w:id="1818" w:author="智绘未来专利代理" w:date="2021-09-03T17:45:00Z">
                <w:rPr>
                  <w:rFonts w:ascii="Cambria Math" w:hAnsi="Cambria Math"/>
                </w:rPr>
                <m:t>i</m:t>
              </w:ins>
            </m:r>
          </m:sub>
        </m:sSub>
        <m:r>
          <w:ins w:id="1819" w:author="智绘未来专利代理" w:date="2021-09-03T17:45:00Z">
            <m:rPr>
              <m:sty m:val="p"/>
            </m:rPr>
            <w:rPr>
              <w:rFonts w:ascii="Cambria Math" w:hAnsi="Cambria Math"/>
            </w:rPr>
            <m:t>[1]</m:t>
          </w:ins>
        </m:r>
      </m:oMath>
      <w:ins w:id="1820" w:author="智绘未来专利代理" w:date="2021-09-03T17:45:00Z">
        <w:r w:rsidR="00140870" w:rsidRPr="00E655FB">
          <w:t>、</w:t>
        </w:r>
      </w:ins>
      <m:oMath>
        <m:sSub>
          <m:sSubPr>
            <m:ctrlPr>
              <w:ins w:id="1821" w:author="智绘未来专利代理" w:date="2021-09-03T17:45:00Z">
                <w:rPr>
                  <w:rFonts w:ascii="Cambria Math" w:hAnsi="Cambria Math"/>
                  <w:iCs/>
                </w:rPr>
              </w:ins>
            </m:ctrlPr>
          </m:sSubPr>
          <m:e>
            <m:acc>
              <m:accPr>
                <m:chr m:val="̇"/>
                <m:ctrlPr>
                  <w:ins w:id="1822" w:author="智绘未来专利代理" w:date="2021-09-03T17:45:00Z">
                    <w:rPr>
                      <w:rFonts w:ascii="Cambria Math" w:hAnsi="Cambria Math"/>
                      <w:iCs/>
                    </w:rPr>
                  </w:ins>
                </m:ctrlPr>
              </m:accPr>
              <m:e>
                <m:r>
                  <w:ins w:id="1823" w:author="智绘未来专利代理" w:date="2021-09-03T17:45:00Z">
                    <w:rPr>
                      <w:rFonts w:ascii="Cambria Math" w:hAnsi="Cambria Math"/>
                    </w:rPr>
                    <m:t>U</m:t>
                  </w:ins>
                </m:r>
              </m:e>
            </m:acc>
          </m:e>
          <m:sub>
            <m:r>
              <w:ins w:id="1824" w:author="智绘未来专利代理" w:date="2021-09-03T17:45:00Z">
                <m:rPr>
                  <m:sty m:val="p"/>
                </m:rPr>
                <w:rPr>
                  <w:rFonts w:ascii="Cambria Math" w:hAnsi="Cambria Math"/>
                </w:rPr>
                <m:t>2</m:t>
              </w:ins>
            </m:r>
          </m:sub>
        </m:sSub>
        <m:sSub>
          <m:sSubPr>
            <m:ctrlPr>
              <w:ins w:id="1825" w:author="智绘未来专利代理" w:date="2021-09-03T17:45:00Z">
                <w:rPr>
                  <w:rFonts w:ascii="Cambria Math" w:hAnsi="Cambria Math"/>
                  <w:iCs/>
                </w:rPr>
              </w:ins>
            </m:ctrlPr>
          </m:sSubPr>
          <m:e>
            <m:r>
              <w:ins w:id="1826" w:author="智绘未来专利代理" w:date="2021-09-03T17:45:00Z">
                <w:rPr>
                  <w:rFonts w:ascii="Cambria Math" w:hAnsi="Cambria Math"/>
                </w:rPr>
                <m:t>T</m:t>
              </w:ins>
            </m:r>
          </m:e>
          <m:sub>
            <m:r>
              <w:ins w:id="1827" w:author="智绘未来专利代理" w:date="2021-09-03T17:45:00Z">
                <w:rPr>
                  <w:rFonts w:ascii="Cambria Math" w:hAnsi="Cambria Math"/>
                </w:rPr>
                <m:t>i</m:t>
              </w:ins>
            </m:r>
          </m:sub>
        </m:sSub>
        <m:r>
          <w:ins w:id="1828" w:author="智绘未来专利代理" w:date="2021-09-03T17:45:00Z">
            <m:rPr>
              <m:sty m:val="p"/>
            </m:rPr>
            <w:rPr>
              <w:rFonts w:ascii="Cambria Math" w:hAnsi="Cambria Math"/>
            </w:rPr>
            <m:t>[2]</m:t>
          </w:ins>
        </m:r>
      </m:oMath>
      <w:ins w:id="1829" w:author="智绘未来专利代理" w:date="2021-09-03T17:45:00Z">
        <w:r w:rsidR="00140870" w:rsidRPr="00E655FB">
          <w:rPr>
            <w:rFonts w:hint="eastAsia"/>
          </w:rPr>
          <w:t>，</w:t>
        </w:r>
        <w:r w:rsidR="00140870" w:rsidRPr="00E655FB">
          <w:t>3</w:t>
        </w:r>
        <w:r w:rsidR="00140870" w:rsidRPr="00E655FB">
          <w:t>个</w:t>
        </w:r>
        <w:r w:rsidR="00140870" w:rsidRPr="00E655FB">
          <w:rPr>
            <w:rFonts w:hint="eastAsia"/>
          </w:rPr>
          <w:t>零</w:t>
        </w:r>
        <w:r w:rsidR="00140870" w:rsidRPr="00E655FB">
          <w:t>序电压分别为</w:t>
        </w:r>
      </w:ins>
      <m:oMath>
        <m:sSub>
          <m:sSubPr>
            <m:ctrlPr>
              <w:ins w:id="1830" w:author="智绘未来专利代理" w:date="2021-09-03T17:45:00Z">
                <w:rPr>
                  <w:rFonts w:ascii="Cambria Math" w:hAnsi="Cambria Math"/>
                  <w:iCs/>
                </w:rPr>
              </w:ins>
            </m:ctrlPr>
          </m:sSubPr>
          <m:e>
            <m:acc>
              <m:accPr>
                <m:chr m:val="̇"/>
                <m:ctrlPr>
                  <w:ins w:id="1831" w:author="智绘未来专利代理" w:date="2021-09-03T17:45:00Z">
                    <w:rPr>
                      <w:rFonts w:ascii="Cambria Math" w:hAnsi="Cambria Math"/>
                      <w:iCs/>
                    </w:rPr>
                  </w:ins>
                </m:ctrlPr>
              </m:accPr>
              <m:e>
                <m:r>
                  <w:ins w:id="1832" w:author="智绘未来专利代理" w:date="2021-09-03T17:45:00Z">
                    <w:rPr>
                      <w:rFonts w:ascii="Cambria Math" w:hAnsi="Cambria Math"/>
                    </w:rPr>
                    <m:t>U</m:t>
                  </w:ins>
                </m:r>
              </m:e>
            </m:acc>
          </m:e>
          <m:sub>
            <m:r>
              <w:ins w:id="1833" w:author="智绘未来专利代理" w:date="2021-09-03T17:45:00Z">
                <m:rPr>
                  <m:sty m:val="p"/>
                </m:rPr>
                <w:rPr>
                  <w:rFonts w:ascii="Cambria Math" w:hAnsi="Cambria Math"/>
                </w:rPr>
                <m:t>0</m:t>
              </w:ins>
            </m:r>
          </m:sub>
        </m:sSub>
        <m:sSub>
          <m:sSubPr>
            <m:ctrlPr>
              <w:ins w:id="1834" w:author="智绘未来专利代理" w:date="2021-09-03T17:45:00Z">
                <w:rPr>
                  <w:rFonts w:ascii="Cambria Math" w:hAnsi="Cambria Math"/>
                  <w:iCs/>
                </w:rPr>
              </w:ins>
            </m:ctrlPr>
          </m:sSubPr>
          <m:e>
            <m:r>
              <w:ins w:id="1835" w:author="智绘未来专利代理" w:date="2021-09-03T17:45:00Z">
                <w:rPr>
                  <w:rFonts w:ascii="Cambria Math" w:hAnsi="Cambria Math"/>
                </w:rPr>
                <m:t>T</m:t>
              </w:ins>
            </m:r>
          </m:e>
          <m:sub>
            <m:r>
              <w:ins w:id="1836" w:author="智绘未来专利代理" w:date="2021-09-03T17:45:00Z">
                <w:rPr>
                  <w:rFonts w:ascii="Cambria Math" w:hAnsi="Cambria Math"/>
                </w:rPr>
                <m:t>i</m:t>
              </w:ins>
            </m:r>
          </m:sub>
        </m:sSub>
        <m:r>
          <w:ins w:id="1837" w:author="智绘未来专利代理" w:date="2021-09-03T17:45:00Z">
            <m:rPr>
              <m:sty m:val="p"/>
            </m:rPr>
            <w:rPr>
              <w:rFonts w:ascii="Cambria Math" w:hAnsi="Cambria Math"/>
            </w:rPr>
            <m:t>[0]</m:t>
          </w:ins>
        </m:r>
      </m:oMath>
      <w:ins w:id="1838" w:author="智绘未来专利代理" w:date="2021-09-03T17:45:00Z">
        <w:r w:rsidR="00140870" w:rsidRPr="00E655FB">
          <w:t>、</w:t>
        </w:r>
      </w:ins>
      <m:oMath>
        <m:sSub>
          <m:sSubPr>
            <m:ctrlPr>
              <w:ins w:id="1839" w:author="智绘未来专利代理" w:date="2021-09-03T17:45:00Z">
                <w:rPr>
                  <w:rFonts w:ascii="Cambria Math" w:hAnsi="Cambria Math"/>
                  <w:iCs/>
                </w:rPr>
              </w:ins>
            </m:ctrlPr>
          </m:sSubPr>
          <m:e>
            <m:acc>
              <m:accPr>
                <m:chr m:val="̇"/>
                <m:ctrlPr>
                  <w:ins w:id="1840" w:author="智绘未来专利代理" w:date="2021-09-03T17:45:00Z">
                    <w:rPr>
                      <w:rFonts w:ascii="Cambria Math" w:hAnsi="Cambria Math"/>
                      <w:iCs/>
                    </w:rPr>
                  </w:ins>
                </m:ctrlPr>
              </m:accPr>
              <m:e>
                <m:r>
                  <w:ins w:id="1841" w:author="智绘未来专利代理" w:date="2021-09-03T17:45:00Z">
                    <w:rPr>
                      <w:rFonts w:ascii="Cambria Math" w:hAnsi="Cambria Math"/>
                    </w:rPr>
                    <m:t>U</m:t>
                  </w:ins>
                </m:r>
              </m:e>
            </m:acc>
          </m:e>
          <m:sub>
            <m:r>
              <w:ins w:id="1842" w:author="智绘未来专利代理" w:date="2021-09-03T17:45:00Z">
                <m:rPr>
                  <m:sty m:val="p"/>
                </m:rPr>
                <w:rPr>
                  <w:rFonts w:ascii="Cambria Math" w:hAnsi="Cambria Math"/>
                </w:rPr>
                <m:t>0</m:t>
              </w:ins>
            </m:r>
          </m:sub>
        </m:sSub>
        <m:sSub>
          <m:sSubPr>
            <m:ctrlPr>
              <w:ins w:id="1843" w:author="智绘未来专利代理" w:date="2021-09-03T17:45:00Z">
                <w:rPr>
                  <w:rFonts w:ascii="Cambria Math" w:hAnsi="Cambria Math"/>
                  <w:iCs/>
                </w:rPr>
              </w:ins>
            </m:ctrlPr>
          </m:sSubPr>
          <m:e>
            <m:r>
              <w:ins w:id="1844" w:author="智绘未来专利代理" w:date="2021-09-03T17:45:00Z">
                <w:rPr>
                  <w:rFonts w:ascii="Cambria Math" w:hAnsi="Cambria Math"/>
                </w:rPr>
                <m:t>T</m:t>
              </w:ins>
            </m:r>
          </m:e>
          <m:sub>
            <m:r>
              <w:ins w:id="1845" w:author="智绘未来专利代理" w:date="2021-09-03T17:45:00Z">
                <w:rPr>
                  <w:rFonts w:ascii="Cambria Math" w:hAnsi="Cambria Math"/>
                </w:rPr>
                <m:t>i</m:t>
              </w:ins>
            </m:r>
          </m:sub>
        </m:sSub>
        <m:r>
          <w:ins w:id="1846" w:author="智绘未来专利代理" w:date="2021-09-03T17:45:00Z">
            <m:rPr>
              <m:sty m:val="p"/>
            </m:rPr>
            <w:rPr>
              <w:rFonts w:ascii="Cambria Math" w:hAnsi="Cambria Math"/>
            </w:rPr>
            <m:t>[1]</m:t>
          </w:ins>
        </m:r>
      </m:oMath>
      <w:ins w:id="1847" w:author="智绘未来专利代理" w:date="2021-09-03T17:45:00Z">
        <w:r w:rsidR="00140870" w:rsidRPr="00E655FB">
          <w:t>、</w:t>
        </w:r>
      </w:ins>
      <m:oMath>
        <m:sSub>
          <m:sSubPr>
            <m:ctrlPr>
              <w:ins w:id="1848" w:author="智绘未来专利代理" w:date="2021-09-03T17:45:00Z">
                <w:rPr>
                  <w:rFonts w:ascii="Cambria Math" w:hAnsi="Cambria Math"/>
                  <w:iCs/>
                </w:rPr>
              </w:ins>
            </m:ctrlPr>
          </m:sSubPr>
          <m:e>
            <m:acc>
              <m:accPr>
                <m:chr m:val="̇"/>
                <m:ctrlPr>
                  <w:ins w:id="1849" w:author="智绘未来专利代理" w:date="2021-09-03T17:45:00Z">
                    <w:rPr>
                      <w:rFonts w:ascii="Cambria Math" w:hAnsi="Cambria Math"/>
                      <w:iCs/>
                    </w:rPr>
                  </w:ins>
                </m:ctrlPr>
              </m:accPr>
              <m:e>
                <m:r>
                  <w:ins w:id="1850" w:author="智绘未来专利代理" w:date="2021-09-03T17:45:00Z">
                    <w:rPr>
                      <w:rFonts w:ascii="Cambria Math" w:hAnsi="Cambria Math"/>
                    </w:rPr>
                    <m:t>U</m:t>
                  </w:ins>
                </m:r>
              </m:e>
            </m:acc>
          </m:e>
          <m:sub>
            <m:r>
              <w:ins w:id="1851" w:author="智绘未来专利代理" w:date="2021-09-03T17:45:00Z">
                <m:rPr>
                  <m:sty m:val="p"/>
                </m:rPr>
                <w:rPr>
                  <w:rFonts w:ascii="Cambria Math" w:hAnsi="Cambria Math"/>
                </w:rPr>
                <m:t>0</m:t>
              </w:ins>
            </m:r>
          </m:sub>
        </m:sSub>
        <m:sSub>
          <m:sSubPr>
            <m:ctrlPr>
              <w:ins w:id="1852" w:author="智绘未来专利代理" w:date="2021-09-03T17:45:00Z">
                <w:rPr>
                  <w:rFonts w:ascii="Cambria Math" w:hAnsi="Cambria Math"/>
                  <w:iCs/>
                </w:rPr>
              </w:ins>
            </m:ctrlPr>
          </m:sSubPr>
          <m:e>
            <m:r>
              <w:ins w:id="1853" w:author="智绘未来专利代理" w:date="2021-09-03T17:45:00Z">
                <w:rPr>
                  <w:rFonts w:ascii="Cambria Math" w:hAnsi="Cambria Math"/>
                </w:rPr>
                <m:t>T</m:t>
              </w:ins>
            </m:r>
          </m:e>
          <m:sub>
            <m:r>
              <w:ins w:id="1854" w:author="智绘未来专利代理" w:date="2021-09-03T17:45:00Z">
                <w:rPr>
                  <w:rFonts w:ascii="Cambria Math" w:hAnsi="Cambria Math"/>
                </w:rPr>
                <m:t>i</m:t>
              </w:ins>
            </m:r>
          </m:sub>
        </m:sSub>
        <m:r>
          <w:ins w:id="1855" w:author="智绘未来专利代理" w:date="2021-09-03T17:45:00Z">
            <m:rPr>
              <m:sty m:val="p"/>
            </m:rPr>
            <w:rPr>
              <w:rFonts w:ascii="Cambria Math" w:hAnsi="Cambria Math"/>
            </w:rPr>
            <m:t>[2]</m:t>
          </w:ins>
        </m:r>
      </m:oMath>
      <w:ins w:id="1856" w:author="智绘未来专利代理" w:date="2021-09-03T17:45:00Z">
        <w:r w:rsidR="005F2880">
          <w:rPr>
            <w:rFonts w:hint="eastAsia"/>
          </w:rPr>
          <w:t>。</w:t>
        </w:r>
      </w:ins>
    </w:p>
    <w:p w14:paraId="693E7526" w14:textId="62FFBF63" w:rsidR="002A7E6F" w:rsidRDefault="00CC356C" w:rsidP="002A7E6F">
      <w:pPr>
        <w:pStyle w:val="00"/>
        <w:ind w:firstLine="480"/>
        <w:rPr>
          <w:color w:val="000000" w:themeColor="text1"/>
          <w:lang w:bidi="en-US"/>
        </w:rPr>
      </w:pPr>
      <w:ins w:id="1857" w:author="智绘未来专利代理" w:date="2021-09-03T17:45:00Z">
        <w:r>
          <w:rPr>
            <w:rFonts w:hint="eastAsia"/>
            <w:color w:val="000000" w:themeColor="text1"/>
            <w:lang w:bidi="en-US"/>
          </w:rPr>
          <w:t>步骤（</w:t>
        </w:r>
        <w:r>
          <w:rPr>
            <w:rFonts w:hint="eastAsia"/>
            <w:color w:val="000000" w:themeColor="text1"/>
            <w:lang w:bidi="en-US"/>
          </w:rPr>
          <w:t>2</w:t>
        </w:r>
        <w:r>
          <w:rPr>
            <w:color w:val="000000" w:themeColor="text1"/>
            <w:lang w:bidi="en-US"/>
          </w:rPr>
          <w:t>.3</w:t>
        </w:r>
        <w:r>
          <w:rPr>
            <w:rFonts w:hint="eastAsia"/>
            <w:color w:val="000000" w:themeColor="text1"/>
            <w:lang w:bidi="en-US"/>
          </w:rPr>
          <w:t>）</w:t>
        </w:r>
        <w:r w:rsidR="002A7E6F">
          <w:rPr>
            <w:rFonts w:hint="eastAsia"/>
            <w:color w:val="000000" w:themeColor="text1"/>
            <w:lang w:bidi="en-US"/>
          </w:rPr>
          <w:t>，</w:t>
        </w:r>
      </w:ins>
      <w:r w:rsidR="002A7E6F">
        <w:rPr>
          <w:rFonts w:hint="eastAsia"/>
          <w:color w:val="000000" w:themeColor="text1"/>
          <w:lang w:bidi="en-US"/>
        </w:rPr>
        <w:t>计算所有线路节点和</w:t>
      </w:r>
      <w:r w:rsidR="002A7E6F">
        <w:rPr>
          <w:color w:val="000000" w:themeColor="text1"/>
          <w:lang w:bidi="en-US"/>
        </w:rPr>
        <w:t>T</w:t>
      </w:r>
      <w:r w:rsidR="002A7E6F">
        <w:rPr>
          <w:rFonts w:hint="eastAsia"/>
          <w:color w:val="000000" w:themeColor="text1"/>
          <w:lang w:bidi="en-US"/>
        </w:rPr>
        <w:t>节点的最大和最小正序电压的电压差、最大和最小负序电压的电压差、最大和最小零序电压的电压差</w:t>
      </w:r>
      <w:del w:id="1858" w:author="智绘未来专利代理" w:date="2021-09-03T17:45:00Z">
        <w:r w:rsidR="0043536A">
          <w:rPr>
            <w:rFonts w:hint="eastAsia"/>
            <w:color w:val="000000" w:themeColor="text1"/>
            <w:szCs w:val="24"/>
          </w:rPr>
          <w:delText>，</w:delText>
        </w:r>
        <w:r w:rsidR="0043536A">
          <w:rPr>
            <w:rFonts w:hint="eastAsia"/>
            <w:color w:val="000000" w:themeColor="text1"/>
            <w:lang w:bidi="en-US"/>
          </w:rPr>
          <w:delText>进入步骤</w:delText>
        </w:r>
        <w:r w:rsidR="0043536A">
          <w:rPr>
            <w:color w:val="000000" w:themeColor="text1"/>
            <w:lang w:bidi="en-US"/>
          </w:rPr>
          <w:delText>6</w:delText>
        </w:r>
        <w:r w:rsidR="0043536A">
          <w:rPr>
            <w:rFonts w:hint="eastAsia"/>
            <w:color w:val="000000" w:themeColor="text1"/>
            <w:lang w:bidi="en-US"/>
          </w:rPr>
          <w:delText>；</w:delText>
        </w:r>
      </w:del>
      <w:ins w:id="1859" w:author="智绘未来专利代理" w:date="2021-09-03T17:45:00Z">
        <w:r w:rsidR="003E5F5C">
          <w:rPr>
            <w:rFonts w:hint="eastAsia"/>
            <w:color w:val="000000" w:themeColor="text1"/>
            <w:szCs w:val="24"/>
          </w:rPr>
          <w:t>。具体包括：</w:t>
        </w:r>
      </w:ins>
    </w:p>
    <w:p w14:paraId="1C2133FC" w14:textId="77777777" w:rsidR="002A7E6F" w:rsidRDefault="002A7E6F" w:rsidP="002A7E6F">
      <w:pPr>
        <w:pStyle w:val="00"/>
        <w:ind w:firstLine="480"/>
        <w:rPr>
          <w:color w:val="000000" w:themeColor="text1"/>
          <w:lang w:bidi="en-US"/>
        </w:rPr>
      </w:pPr>
      <w:r>
        <w:rPr>
          <w:rFonts w:hint="eastAsia"/>
          <w:color w:val="000000" w:themeColor="text1"/>
          <w:lang w:bidi="en-US"/>
        </w:rPr>
        <w:t>计算出正序电压差、负序电压差和零序电压差，这三个电压差值之间再进行比较。根据故障类型，选择各电气节点的正序电压、负序电压和零序电压中的最大电压差的序分量进行故障定位和测距。</w:t>
      </w:r>
    </w:p>
    <w:p w14:paraId="085E2D1B" w14:textId="77777777" w:rsidR="00190AAD" w:rsidRDefault="008714BA">
      <w:pPr>
        <w:pStyle w:val="00"/>
        <w:ind w:firstLine="480"/>
        <w:rPr>
          <w:del w:id="1860" w:author="智绘未来专利代理" w:date="2021-09-03T17:45:00Z"/>
          <w:color w:val="000000" w:themeColor="text1"/>
          <w:lang w:bidi="en-US"/>
        </w:rPr>
      </w:pPr>
      <w:r>
        <w:rPr>
          <w:rFonts w:hint="eastAsia"/>
          <w:color w:val="000000" w:themeColor="text1"/>
          <w:lang w:bidi="en-US"/>
        </w:rPr>
        <w:t>步骤</w:t>
      </w:r>
      <w:del w:id="1861" w:author="智绘未来专利代理" w:date="2021-09-03T17:45:00Z">
        <w:r w:rsidR="0043536A">
          <w:rPr>
            <w:color w:val="000000" w:themeColor="text1"/>
            <w:lang w:bidi="en-US"/>
          </w:rPr>
          <w:delText>6</w:delText>
        </w:r>
        <w:r w:rsidR="0043536A">
          <w:rPr>
            <w:rFonts w:hint="eastAsia"/>
            <w:color w:val="000000" w:themeColor="text1"/>
            <w:lang w:bidi="en-US"/>
          </w:rPr>
          <w:delText>，判别是否为单相故障，若为单相故障，进入步骤</w:delText>
        </w:r>
        <w:r w:rsidR="0043536A">
          <w:rPr>
            <w:color w:val="000000" w:themeColor="text1"/>
            <w:lang w:bidi="en-US"/>
          </w:rPr>
          <w:delText>7</w:delText>
        </w:r>
        <w:r w:rsidR="0043536A">
          <w:rPr>
            <w:rFonts w:hint="eastAsia"/>
            <w:color w:val="000000" w:themeColor="text1"/>
            <w:lang w:bidi="en-US"/>
          </w:rPr>
          <w:delText>，否则进入步骤</w:delText>
        </w:r>
        <w:r w:rsidR="0043536A">
          <w:rPr>
            <w:color w:val="000000" w:themeColor="text1"/>
            <w:lang w:bidi="en-US"/>
          </w:rPr>
          <w:delText>8</w:delText>
        </w:r>
        <w:r w:rsidR="0043536A">
          <w:rPr>
            <w:rFonts w:hint="eastAsia"/>
            <w:color w:val="000000" w:themeColor="text1"/>
            <w:lang w:bidi="en-US"/>
          </w:rPr>
          <w:delText>；</w:delText>
        </w:r>
      </w:del>
    </w:p>
    <w:p w14:paraId="348FCD88" w14:textId="1BD0963E" w:rsidR="008714BA" w:rsidRDefault="0035335D" w:rsidP="002A7E6F">
      <w:pPr>
        <w:pStyle w:val="00"/>
        <w:ind w:firstLine="480"/>
        <w:rPr>
          <w:color w:val="000000" w:themeColor="text1"/>
          <w:lang w:bidi="en-US"/>
        </w:rPr>
      </w:pPr>
      <w:ins w:id="1862" w:author="智绘未来专利代理" w:date="2021-09-03T17:45:00Z">
        <w:r>
          <w:rPr>
            <w:rFonts w:hint="eastAsia"/>
            <w:color w:val="000000" w:themeColor="text1"/>
            <w:lang w:bidi="en-US"/>
          </w:rPr>
          <w:t>（</w:t>
        </w:r>
        <w:r>
          <w:rPr>
            <w:rFonts w:hint="eastAsia"/>
            <w:color w:val="000000" w:themeColor="text1"/>
            <w:lang w:bidi="en-US"/>
          </w:rPr>
          <w:t>3</w:t>
        </w:r>
        <w:r>
          <w:rPr>
            <w:rFonts w:hint="eastAsia"/>
            <w:color w:val="000000" w:themeColor="text1"/>
            <w:lang w:bidi="en-US"/>
          </w:rPr>
          <w:t>）</w:t>
        </w:r>
        <w:r w:rsidR="008714BA">
          <w:rPr>
            <w:rFonts w:hint="eastAsia"/>
            <w:color w:val="000000" w:themeColor="text1"/>
            <w:lang w:bidi="en-US"/>
          </w:rPr>
          <w:t>，</w:t>
        </w:r>
        <w:r w:rsidR="00A321AD">
          <w:rPr>
            <w:rFonts w:hint="eastAsia"/>
            <w:color w:val="000000" w:themeColor="text1"/>
            <w:lang w:bidi="en-US"/>
          </w:rPr>
          <w:t>依照</w:t>
        </w:r>
        <w:proofErr w:type="gramStart"/>
        <w:r w:rsidR="00A321AD" w:rsidRPr="00A321AD">
          <w:rPr>
            <w:rFonts w:hint="eastAsia"/>
            <w:color w:val="000000" w:themeColor="text1"/>
            <w:lang w:bidi="en-US"/>
          </w:rPr>
          <w:t>纵</w:t>
        </w:r>
        <w:proofErr w:type="gramEnd"/>
        <w:r w:rsidR="00A321AD" w:rsidRPr="00A321AD">
          <w:rPr>
            <w:rFonts w:hint="eastAsia"/>
            <w:color w:val="000000" w:themeColor="text1"/>
            <w:lang w:bidi="en-US"/>
          </w:rPr>
          <w:t>联电流差动保护动作情况判定</w:t>
        </w:r>
      </w:ins>
      <w:r w:rsidR="00A321AD" w:rsidRPr="00A321AD">
        <w:rPr>
          <w:rFonts w:hint="eastAsia"/>
          <w:color w:val="000000" w:themeColor="text1"/>
          <w:lang w:bidi="en-US"/>
        </w:rPr>
        <w:t>是单相故障、相间故障还是三相故障</w:t>
      </w:r>
      <w:del w:id="1863" w:author="智绘未来专利代理" w:date="2021-09-03T17:45:00Z">
        <w:r w:rsidR="0043536A">
          <w:rPr>
            <w:rFonts w:hint="eastAsia"/>
            <w:color w:val="000000" w:themeColor="text1"/>
            <w:lang w:bidi="en-US"/>
          </w:rPr>
          <w:delText>，由纵联电流差动保护动作情况判定。</w:delText>
        </w:r>
      </w:del>
      <w:ins w:id="1864" w:author="智绘未来专利代理" w:date="2021-09-03T17:45:00Z">
        <w:r w:rsidR="00A321AD">
          <w:rPr>
            <w:rFonts w:hint="eastAsia"/>
            <w:color w:val="000000" w:themeColor="text1"/>
            <w:lang w:bidi="en-US"/>
          </w:rPr>
          <w:t>；根据故障类型选择</w:t>
        </w:r>
        <w:r w:rsidRPr="0035335D">
          <w:rPr>
            <w:rFonts w:hint="eastAsia"/>
            <w:color w:val="000000" w:themeColor="text1"/>
            <w:lang w:bidi="en-US"/>
          </w:rPr>
          <w:t>判别电压</w:t>
        </w:r>
        <w:r w:rsidR="00A321AD">
          <w:rPr>
            <w:rFonts w:hint="eastAsia"/>
            <w:color w:val="000000" w:themeColor="text1"/>
            <w:lang w:bidi="en-US"/>
          </w:rPr>
          <w:t>，具体包括：</w:t>
        </w:r>
      </w:ins>
    </w:p>
    <w:p w14:paraId="5BA1EB1F" w14:textId="75F9D564" w:rsidR="00E4321E" w:rsidRDefault="0043536A" w:rsidP="002A7E6F">
      <w:pPr>
        <w:pStyle w:val="00"/>
        <w:ind w:firstLine="480"/>
        <w:rPr>
          <w:rFonts w:hint="eastAsia"/>
          <w:color w:val="000000" w:themeColor="text1"/>
          <w:lang w:bidi="en-US"/>
        </w:rPr>
      </w:pPr>
      <w:del w:id="1865" w:author="智绘未来专利代理" w:date="2021-09-03T17:45:00Z">
        <w:r>
          <w:rPr>
            <w:rFonts w:hint="eastAsia"/>
            <w:color w:val="000000" w:themeColor="text1"/>
            <w:lang w:bidi="en-US"/>
          </w:rPr>
          <w:delText>步骤</w:delText>
        </w:r>
        <w:r>
          <w:rPr>
            <w:color w:val="000000" w:themeColor="text1"/>
            <w:lang w:bidi="en-US"/>
          </w:rPr>
          <w:delText>7</w:delText>
        </w:r>
      </w:del>
      <w:ins w:id="1866" w:author="智绘未来专利代理" w:date="2021-09-03T17:45:00Z">
        <w:r w:rsidR="0035335D">
          <w:rPr>
            <w:rFonts w:hint="eastAsia"/>
            <w:color w:val="000000" w:themeColor="text1"/>
            <w:lang w:bidi="en-US"/>
          </w:rPr>
          <w:t>步骤（</w:t>
        </w:r>
        <w:r w:rsidR="0035335D">
          <w:rPr>
            <w:rFonts w:hint="eastAsia"/>
            <w:color w:val="000000" w:themeColor="text1"/>
            <w:lang w:bidi="en-US"/>
          </w:rPr>
          <w:t>3</w:t>
        </w:r>
        <w:r w:rsidR="0035335D">
          <w:rPr>
            <w:color w:val="000000" w:themeColor="text1"/>
            <w:lang w:bidi="en-US"/>
          </w:rPr>
          <w:t>.1</w:t>
        </w:r>
        <w:r w:rsidR="0035335D">
          <w:rPr>
            <w:rFonts w:hint="eastAsia"/>
            <w:color w:val="000000" w:themeColor="text1"/>
            <w:lang w:bidi="en-US"/>
          </w:rPr>
          <w:t>），</w:t>
        </w:r>
        <w:r w:rsidR="00E4321E" w:rsidRPr="00E4321E">
          <w:rPr>
            <w:rFonts w:hint="eastAsia"/>
            <w:color w:val="000000" w:themeColor="text1"/>
            <w:lang w:bidi="en-US"/>
          </w:rPr>
          <w:t>判别是否为单相故障，</w:t>
        </w:r>
        <w:r w:rsidR="00F55DE0">
          <w:rPr>
            <w:rFonts w:hint="eastAsia"/>
            <w:color w:val="000000" w:themeColor="text1"/>
            <w:lang w:bidi="en-US"/>
          </w:rPr>
          <w:t>若是</w:t>
        </w:r>
        <w:r w:rsidR="00E4321E">
          <w:rPr>
            <w:rFonts w:hint="eastAsia"/>
            <w:color w:val="000000" w:themeColor="text1"/>
            <w:lang w:bidi="en-US"/>
          </w:rPr>
          <w:t>单相</w:t>
        </w:r>
        <w:r w:rsidR="00F55DE0">
          <w:rPr>
            <w:rFonts w:hint="eastAsia"/>
            <w:color w:val="000000" w:themeColor="text1"/>
            <w:lang w:bidi="en-US"/>
          </w:rPr>
          <w:t>故障</w:t>
        </w:r>
      </w:ins>
      <w:r w:rsidR="00F55DE0">
        <w:rPr>
          <w:rFonts w:hint="eastAsia"/>
          <w:color w:val="000000" w:themeColor="text1"/>
          <w:lang w:bidi="en-US"/>
        </w:rPr>
        <w:t>，</w:t>
      </w:r>
      <w:r w:rsidR="00E4321E" w:rsidRPr="00E4321E">
        <w:rPr>
          <w:rFonts w:hint="eastAsia"/>
          <w:color w:val="000000" w:themeColor="text1"/>
          <w:lang w:bidi="en-US"/>
        </w:rPr>
        <w:t>采用正序电压差、负序电压差和零序电压差中大者的序分量电压作为判别电压</w:t>
      </w:r>
      <w:r w:rsidR="00A314D5" w:rsidRPr="00A314D5">
        <w:rPr>
          <w:rFonts w:hint="eastAsia"/>
          <w:color w:val="000000" w:themeColor="text1"/>
          <w:lang w:bidi="en-US"/>
        </w:rPr>
        <w:t>，</w:t>
      </w:r>
      <w:ins w:id="1867" w:author="智绘未来专利代理" w:date="2021-09-03T17:45:00Z">
        <w:r w:rsidR="00A314D5" w:rsidRPr="00A314D5">
          <w:rPr>
            <w:rFonts w:hint="eastAsia"/>
            <w:color w:val="000000" w:themeColor="text1"/>
            <w:lang w:bidi="en-US"/>
          </w:rPr>
          <w:t>用于判断故障点位置</w:t>
        </w:r>
        <w:r w:rsidR="00E4321E">
          <w:rPr>
            <w:rFonts w:hint="eastAsia"/>
            <w:color w:val="000000" w:themeColor="text1"/>
            <w:lang w:bidi="en-US"/>
          </w:rPr>
          <w:t>；若不是单相故障，</w:t>
        </w:r>
      </w:ins>
      <w:r w:rsidR="00E4321E">
        <w:rPr>
          <w:rFonts w:hint="eastAsia"/>
          <w:color w:val="000000" w:themeColor="text1"/>
          <w:lang w:bidi="en-US"/>
        </w:rPr>
        <w:t>进入步骤</w:t>
      </w:r>
      <w:del w:id="1868" w:author="智绘未来专利代理" w:date="2021-09-03T17:45:00Z">
        <w:r>
          <w:rPr>
            <w:color w:val="000000" w:themeColor="text1"/>
            <w:lang w:bidi="en-US"/>
          </w:rPr>
          <w:delText>11</w:delText>
        </w:r>
      </w:del>
      <w:ins w:id="1869" w:author="智绘未来专利代理" w:date="2021-09-03T17:45:00Z">
        <w:r w:rsidR="00E4321E">
          <w:rPr>
            <w:rFonts w:hint="eastAsia"/>
            <w:color w:val="000000" w:themeColor="text1"/>
            <w:lang w:bidi="en-US"/>
          </w:rPr>
          <w:t>（</w:t>
        </w:r>
        <w:r w:rsidR="00E4321E">
          <w:rPr>
            <w:rFonts w:hint="eastAsia"/>
            <w:color w:val="000000" w:themeColor="text1"/>
            <w:lang w:bidi="en-US"/>
          </w:rPr>
          <w:t>3</w:t>
        </w:r>
        <w:r w:rsidR="00E4321E">
          <w:rPr>
            <w:color w:val="000000" w:themeColor="text1"/>
            <w:lang w:bidi="en-US"/>
          </w:rPr>
          <w:t>.2</w:t>
        </w:r>
        <w:r w:rsidR="00E4321E">
          <w:rPr>
            <w:rFonts w:hint="eastAsia"/>
            <w:color w:val="000000" w:themeColor="text1"/>
            <w:lang w:bidi="en-US"/>
          </w:rPr>
          <w:t>）</w:t>
        </w:r>
      </w:ins>
      <w:r w:rsidR="00E4321E">
        <w:rPr>
          <w:rFonts w:hint="eastAsia"/>
          <w:color w:val="000000" w:themeColor="text1"/>
          <w:lang w:bidi="en-US"/>
        </w:rPr>
        <w:t>；</w:t>
      </w:r>
    </w:p>
    <w:p w14:paraId="44AAA366" w14:textId="5F5B89C6" w:rsidR="008714BA" w:rsidRDefault="00E4321E" w:rsidP="002A7E6F">
      <w:pPr>
        <w:pStyle w:val="00"/>
        <w:ind w:firstLine="480"/>
        <w:rPr>
          <w:color w:val="000000" w:themeColor="text1"/>
          <w:lang w:bidi="en-US"/>
        </w:rPr>
      </w:pPr>
      <w:r w:rsidRPr="00E4321E">
        <w:rPr>
          <w:rFonts w:hint="eastAsia"/>
          <w:color w:val="000000" w:themeColor="text1"/>
          <w:lang w:bidi="en-US"/>
        </w:rPr>
        <w:t>为提高经过渡电阻故障时测距的灵敏性，需要选择最灵敏的序分量电压判断故障点位置。</w:t>
      </w:r>
    </w:p>
    <w:p w14:paraId="1AC3B4A8" w14:textId="77777777" w:rsidR="00190AAD" w:rsidRDefault="00E4321E">
      <w:pPr>
        <w:pStyle w:val="00"/>
        <w:ind w:firstLine="480"/>
        <w:rPr>
          <w:del w:id="1870" w:author="智绘未来专利代理" w:date="2021-09-03T17:45:00Z"/>
          <w:color w:val="000000" w:themeColor="text1"/>
          <w:lang w:bidi="en-US"/>
        </w:rPr>
      </w:pPr>
      <w:r>
        <w:rPr>
          <w:rFonts w:hint="eastAsia"/>
          <w:color w:val="000000" w:themeColor="text1"/>
          <w:lang w:bidi="en-US"/>
        </w:rPr>
        <w:t>步骤</w:t>
      </w:r>
      <w:del w:id="1871" w:author="智绘未来专利代理" w:date="2021-09-03T17:45:00Z">
        <w:r w:rsidR="0043536A">
          <w:rPr>
            <w:color w:val="000000" w:themeColor="text1"/>
            <w:lang w:bidi="en-US"/>
          </w:rPr>
          <w:delText>8</w:delText>
        </w:r>
        <w:r w:rsidR="0043536A">
          <w:rPr>
            <w:rFonts w:hint="eastAsia"/>
            <w:color w:val="000000" w:themeColor="text1"/>
            <w:lang w:bidi="en-US"/>
          </w:rPr>
          <w:delText>，</w:delText>
        </w:r>
      </w:del>
      <w:ins w:id="1872" w:author="智绘未来专利代理" w:date="2021-09-03T17:45:00Z">
        <w:r>
          <w:rPr>
            <w:rFonts w:hint="eastAsia"/>
            <w:color w:val="000000" w:themeColor="text1"/>
            <w:lang w:bidi="en-US"/>
          </w:rPr>
          <w:t>（</w:t>
        </w:r>
        <w:r>
          <w:rPr>
            <w:rFonts w:hint="eastAsia"/>
            <w:color w:val="000000" w:themeColor="text1"/>
            <w:lang w:bidi="en-US"/>
          </w:rPr>
          <w:t>3</w:t>
        </w:r>
        <w:r>
          <w:rPr>
            <w:color w:val="000000" w:themeColor="text1"/>
            <w:lang w:bidi="en-US"/>
          </w:rPr>
          <w:t>.2</w:t>
        </w:r>
        <w:r>
          <w:rPr>
            <w:rFonts w:hint="eastAsia"/>
            <w:color w:val="000000" w:themeColor="text1"/>
            <w:lang w:bidi="en-US"/>
          </w:rPr>
          <w:t>），</w:t>
        </w:r>
      </w:ins>
      <w:r w:rsidRPr="00E4321E">
        <w:rPr>
          <w:rFonts w:hint="eastAsia"/>
          <w:color w:val="000000" w:themeColor="text1"/>
          <w:lang w:bidi="en-US"/>
        </w:rPr>
        <w:t>判别是否为两相故障，</w:t>
      </w:r>
      <w:del w:id="1873" w:author="智绘未来专利代理" w:date="2021-09-03T17:45:00Z">
        <w:r w:rsidR="0043536A">
          <w:rPr>
            <w:rFonts w:hint="eastAsia"/>
            <w:color w:val="000000" w:themeColor="text1"/>
            <w:lang w:bidi="en-US"/>
          </w:rPr>
          <w:delText>若为两相故障，进入步骤</w:delText>
        </w:r>
        <w:r w:rsidR="0043536A">
          <w:rPr>
            <w:color w:val="000000" w:themeColor="text1"/>
            <w:lang w:bidi="en-US"/>
          </w:rPr>
          <w:delText>9</w:delText>
        </w:r>
        <w:r w:rsidR="0043536A">
          <w:rPr>
            <w:rFonts w:hint="eastAsia"/>
            <w:color w:val="000000" w:themeColor="text1"/>
            <w:lang w:bidi="en-US"/>
          </w:rPr>
          <w:delText>，否则进入步骤</w:delText>
        </w:r>
        <w:r w:rsidR="0043536A">
          <w:rPr>
            <w:color w:val="000000" w:themeColor="text1"/>
            <w:lang w:bidi="en-US"/>
          </w:rPr>
          <w:delText>10</w:delText>
        </w:r>
        <w:r w:rsidR="0043536A">
          <w:rPr>
            <w:rFonts w:hint="eastAsia"/>
            <w:color w:val="000000" w:themeColor="text1"/>
            <w:lang w:bidi="en-US"/>
          </w:rPr>
          <w:delText>；</w:delText>
        </w:r>
      </w:del>
    </w:p>
    <w:p w14:paraId="60F6422F" w14:textId="77777777" w:rsidR="00190AAD" w:rsidRDefault="0043536A">
      <w:pPr>
        <w:pStyle w:val="00"/>
        <w:ind w:firstLine="480"/>
        <w:rPr>
          <w:del w:id="1874" w:author="智绘未来专利代理" w:date="2021-09-03T17:45:00Z"/>
          <w:color w:val="000000" w:themeColor="text1"/>
          <w:lang w:bidi="en-US"/>
        </w:rPr>
      </w:pPr>
      <w:del w:id="1875" w:author="智绘未来专利代理" w:date="2021-09-03T17:45:00Z">
        <w:r>
          <w:rPr>
            <w:rFonts w:hint="eastAsia"/>
            <w:color w:val="000000" w:themeColor="text1"/>
            <w:lang w:bidi="en-US"/>
          </w:rPr>
          <w:delText>两相故障包括两相接地故障和两相不接地故障。</w:delText>
        </w:r>
      </w:del>
    </w:p>
    <w:p w14:paraId="55C157F5" w14:textId="143B7E56" w:rsidR="00E4321E" w:rsidRDefault="0043536A" w:rsidP="002A7E6F">
      <w:pPr>
        <w:pStyle w:val="00"/>
        <w:ind w:firstLine="480"/>
        <w:rPr>
          <w:color w:val="000000" w:themeColor="text1"/>
          <w:lang w:bidi="en-US"/>
        </w:rPr>
      </w:pPr>
      <w:del w:id="1876" w:author="智绘未来专利代理" w:date="2021-09-03T17:45:00Z">
        <w:r>
          <w:rPr>
            <w:rFonts w:hint="eastAsia"/>
            <w:color w:val="000000" w:themeColor="text1"/>
            <w:lang w:bidi="en-US"/>
          </w:rPr>
          <w:delText>步骤</w:delText>
        </w:r>
        <w:r>
          <w:rPr>
            <w:color w:val="000000" w:themeColor="text1"/>
            <w:lang w:bidi="en-US"/>
          </w:rPr>
          <w:delText>9</w:delText>
        </w:r>
        <w:r>
          <w:rPr>
            <w:rFonts w:hint="eastAsia"/>
            <w:color w:val="000000" w:themeColor="text1"/>
            <w:lang w:bidi="en-US"/>
          </w:rPr>
          <w:delText>，</w:delText>
        </w:r>
      </w:del>
      <w:r w:rsidR="00E4321E" w:rsidRPr="00E4321E">
        <w:rPr>
          <w:rFonts w:hint="eastAsia"/>
          <w:color w:val="000000" w:themeColor="text1"/>
          <w:lang w:bidi="en-US"/>
        </w:rPr>
        <w:t>采用正序电压差和负序电压差中大者的序分量电压作为判别电</w:t>
      </w:r>
      <w:r w:rsidR="00E4321E" w:rsidRPr="00E4321E">
        <w:rPr>
          <w:rFonts w:hint="eastAsia"/>
          <w:color w:val="000000" w:themeColor="text1"/>
          <w:lang w:bidi="en-US"/>
        </w:rPr>
        <w:lastRenderedPageBreak/>
        <w:t>压</w:t>
      </w:r>
      <w:r w:rsidR="00A314D5" w:rsidRPr="00A314D5">
        <w:rPr>
          <w:rFonts w:hint="eastAsia"/>
          <w:color w:val="000000" w:themeColor="text1"/>
          <w:lang w:bidi="en-US"/>
        </w:rPr>
        <w:t>，</w:t>
      </w:r>
      <w:del w:id="1877" w:author="智绘未来专利代理" w:date="2021-09-03T17:45:00Z">
        <w:r>
          <w:rPr>
            <w:rFonts w:hint="eastAsia"/>
            <w:color w:val="000000" w:themeColor="text1"/>
            <w:lang w:bidi="en-US"/>
          </w:rPr>
          <w:delText>进入步骤</w:delText>
        </w:r>
        <w:r>
          <w:rPr>
            <w:color w:val="000000" w:themeColor="text1"/>
            <w:lang w:bidi="en-US"/>
          </w:rPr>
          <w:delText>11</w:delText>
        </w:r>
      </w:del>
      <w:ins w:id="1878" w:author="智绘未来专利代理" w:date="2021-09-03T17:45:00Z">
        <w:r w:rsidR="00A314D5" w:rsidRPr="00A314D5">
          <w:rPr>
            <w:rFonts w:hint="eastAsia"/>
            <w:color w:val="000000" w:themeColor="text1"/>
            <w:lang w:bidi="en-US"/>
          </w:rPr>
          <w:t>用于判断故障点位置</w:t>
        </w:r>
        <w:r w:rsidR="00E4321E" w:rsidRPr="00E4321E">
          <w:rPr>
            <w:rFonts w:hint="eastAsia"/>
            <w:color w:val="000000" w:themeColor="text1"/>
            <w:lang w:bidi="en-US"/>
          </w:rPr>
          <w:t>，</w:t>
        </w:r>
        <w:r w:rsidR="00E4321E">
          <w:rPr>
            <w:rFonts w:hint="eastAsia"/>
            <w:color w:val="000000" w:themeColor="text1"/>
            <w:lang w:bidi="en-US"/>
          </w:rPr>
          <w:t>其中，</w:t>
        </w:r>
        <w:r w:rsidR="00E4321E" w:rsidRPr="00E4321E">
          <w:rPr>
            <w:rFonts w:hint="eastAsia"/>
            <w:color w:val="000000" w:themeColor="text1"/>
            <w:lang w:bidi="en-US"/>
          </w:rPr>
          <w:t>两相故障包括两相接地故障和两相不接地故障</w:t>
        </w:r>
        <w:r w:rsidR="00E4321E">
          <w:rPr>
            <w:rFonts w:hint="eastAsia"/>
            <w:color w:val="000000" w:themeColor="text1"/>
            <w:lang w:bidi="en-US"/>
          </w:rPr>
          <w:t>；若不是两相故障，进入步骤（</w:t>
        </w:r>
        <w:r w:rsidR="00E4321E">
          <w:rPr>
            <w:rFonts w:hint="eastAsia"/>
            <w:color w:val="000000" w:themeColor="text1"/>
            <w:lang w:bidi="en-US"/>
          </w:rPr>
          <w:t>3</w:t>
        </w:r>
        <w:r w:rsidR="00E4321E">
          <w:rPr>
            <w:color w:val="000000" w:themeColor="text1"/>
            <w:lang w:bidi="en-US"/>
          </w:rPr>
          <w:t>.3</w:t>
        </w:r>
        <w:r w:rsidR="00E4321E">
          <w:rPr>
            <w:rFonts w:hint="eastAsia"/>
            <w:color w:val="000000" w:themeColor="text1"/>
            <w:lang w:bidi="en-US"/>
          </w:rPr>
          <w:t>）</w:t>
        </w:r>
      </w:ins>
      <w:r w:rsidR="00E4321E">
        <w:rPr>
          <w:rFonts w:hint="eastAsia"/>
          <w:color w:val="000000" w:themeColor="text1"/>
          <w:lang w:bidi="en-US"/>
        </w:rPr>
        <w:t>；</w:t>
      </w:r>
    </w:p>
    <w:p w14:paraId="496A6BDA" w14:textId="77777777" w:rsidR="00190AAD" w:rsidRDefault="0043536A">
      <w:pPr>
        <w:pStyle w:val="00"/>
        <w:ind w:firstLine="480"/>
        <w:rPr>
          <w:del w:id="1879" w:author="智绘未来专利代理" w:date="2021-09-03T17:45:00Z"/>
          <w:color w:val="000000" w:themeColor="text1"/>
          <w:lang w:bidi="en-US"/>
        </w:rPr>
      </w:pPr>
      <w:del w:id="1880" w:author="智绘未来专利代理" w:date="2021-09-03T17:45:00Z">
        <w:r>
          <w:rPr>
            <w:rFonts w:hint="eastAsia"/>
            <w:color w:val="000000" w:themeColor="text1"/>
            <w:lang w:bidi="en-US"/>
          </w:rPr>
          <w:delText>步骤</w:delText>
        </w:r>
        <w:r>
          <w:rPr>
            <w:color w:val="000000" w:themeColor="text1"/>
            <w:lang w:bidi="en-US"/>
          </w:rPr>
          <w:delText>10</w:delText>
        </w:r>
        <w:r>
          <w:rPr>
            <w:rFonts w:hint="eastAsia"/>
            <w:color w:val="000000" w:themeColor="text1"/>
            <w:lang w:bidi="en-US"/>
          </w:rPr>
          <w:delText>，采用正序电压</w:delText>
        </w:r>
        <w:r>
          <w:rPr>
            <w:rFonts w:hint="eastAsia"/>
            <w:color w:val="000000" w:themeColor="text1"/>
            <w:szCs w:val="24"/>
          </w:rPr>
          <w:delText>作为</w:delText>
        </w:r>
        <w:r>
          <w:rPr>
            <w:rFonts w:hint="eastAsia"/>
            <w:color w:val="000000" w:themeColor="text1"/>
            <w:lang w:bidi="en-US"/>
          </w:rPr>
          <w:delText>判别电压，进入步骤</w:delText>
        </w:r>
        <w:r>
          <w:rPr>
            <w:color w:val="000000" w:themeColor="text1"/>
            <w:lang w:bidi="en-US"/>
          </w:rPr>
          <w:delText>11</w:delText>
        </w:r>
        <w:r>
          <w:rPr>
            <w:rFonts w:hint="eastAsia"/>
            <w:color w:val="000000" w:themeColor="text1"/>
            <w:lang w:bidi="en-US"/>
          </w:rPr>
          <w:delText>；</w:delText>
        </w:r>
      </w:del>
    </w:p>
    <w:p w14:paraId="512F7F4E" w14:textId="49A2BF42" w:rsidR="00E4321E" w:rsidRPr="00E4321E" w:rsidRDefault="00E4321E" w:rsidP="002A7E6F">
      <w:pPr>
        <w:pStyle w:val="00"/>
        <w:ind w:firstLine="480"/>
        <w:rPr>
          <w:rFonts w:hint="eastAsia"/>
          <w:color w:val="000000" w:themeColor="text1"/>
          <w:lang w:bidi="en-US"/>
        </w:rPr>
      </w:pPr>
      <w:ins w:id="1881" w:author="智绘未来专利代理" w:date="2021-09-03T17:45:00Z">
        <w:r>
          <w:rPr>
            <w:rFonts w:hint="eastAsia"/>
            <w:color w:val="000000" w:themeColor="text1"/>
            <w:lang w:bidi="en-US"/>
          </w:rPr>
          <w:t>步骤（</w:t>
        </w:r>
        <w:r>
          <w:rPr>
            <w:rFonts w:hint="eastAsia"/>
            <w:color w:val="000000" w:themeColor="text1"/>
            <w:lang w:bidi="en-US"/>
          </w:rPr>
          <w:t>3</w:t>
        </w:r>
        <w:r>
          <w:rPr>
            <w:color w:val="000000" w:themeColor="text1"/>
            <w:lang w:bidi="en-US"/>
          </w:rPr>
          <w:t>.3</w:t>
        </w:r>
        <w:r>
          <w:rPr>
            <w:rFonts w:hint="eastAsia"/>
            <w:color w:val="000000" w:themeColor="text1"/>
            <w:lang w:bidi="en-US"/>
          </w:rPr>
          <w:t>），</w:t>
        </w:r>
      </w:ins>
      <w:r w:rsidR="0025640F" w:rsidRPr="0025640F">
        <w:rPr>
          <w:rFonts w:hint="eastAsia"/>
          <w:color w:val="000000" w:themeColor="text1"/>
          <w:lang w:bidi="en-US"/>
        </w:rPr>
        <w:t>不是单相故障和相间故障，判为三相故障</w:t>
      </w:r>
      <w:del w:id="1882" w:author="智绘未来专利代理" w:date="2021-09-03T17:45:00Z">
        <w:r w:rsidR="0043536A">
          <w:rPr>
            <w:rFonts w:hint="eastAsia"/>
            <w:color w:val="000000" w:themeColor="text1"/>
            <w:lang w:bidi="en-US"/>
          </w:rPr>
          <w:delText>。</w:delText>
        </w:r>
      </w:del>
      <w:ins w:id="1883" w:author="智绘未来专利代理" w:date="2021-09-03T17:45:00Z">
        <w:r w:rsidR="0025640F">
          <w:rPr>
            <w:rFonts w:hint="eastAsia"/>
            <w:color w:val="000000" w:themeColor="text1"/>
            <w:lang w:bidi="en-US"/>
          </w:rPr>
          <w:t>，</w:t>
        </w:r>
      </w:ins>
      <w:r w:rsidR="00A314D5" w:rsidRPr="00A314D5">
        <w:rPr>
          <w:rFonts w:hint="eastAsia"/>
          <w:color w:val="000000" w:themeColor="text1"/>
          <w:lang w:bidi="en-US"/>
        </w:rPr>
        <w:t>采用正序电压</w:t>
      </w:r>
      <w:ins w:id="1884" w:author="智绘未来专利代理" w:date="2021-09-03T17:45:00Z">
        <w:r w:rsidR="00A314D5" w:rsidRPr="00A314D5">
          <w:rPr>
            <w:rFonts w:hint="eastAsia"/>
            <w:color w:val="000000" w:themeColor="text1"/>
            <w:lang w:bidi="en-US"/>
          </w:rPr>
          <w:t>作为判别电压</w:t>
        </w:r>
        <w:r w:rsidR="00A314D5">
          <w:rPr>
            <w:rFonts w:hint="eastAsia"/>
            <w:color w:val="000000" w:themeColor="text1"/>
            <w:lang w:bidi="en-US"/>
          </w:rPr>
          <w:t>，用于</w:t>
        </w:r>
      </w:ins>
      <w:r w:rsidR="00A314D5" w:rsidRPr="00A314D5">
        <w:rPr>
          <w:rFonts w:hint="eastAsia"/>
          <w:color w:val="000000" w:themeColor="text1"/>
          <w:lang w:bidi="en-US"/>
        </w:rPr>
        <w:t>判断故障点位置</w:t>
      </w:r>
      <w:del w:id="1885" w:author="智绘未来专利代理" w:date="2021-09-03T17:45:00Z">
        <w:r w:rsidR="0043536A">
          <w:rPr>
            <w:rFonts w:hint="eastAsia"/>
            <w:color w:val="000000" w:themeColor="text1"/>
            <w:lang w:bidi="en-US"/>
          </w:rPr>
          <w:delText>。</w:delText>
        </w:r>
      </w:del>
      <w:ins w:id="1886" w:author="智绘未来专利代理" w:date="2021-09-03T17:45:00Z">
        <w:r w:rsidR="00A314D5">
          <w:rPr>
            <w:rFonts w:hint="eastAsia"/>
            <w:color w:val="000000" w:themeColor="text1"/>
            <w:lang w:bidi="en-US"/>
          </w:rPr>
          <w:t>；</w:t>
        </w:r>
      </w:ins>
    </w:p>
    <w:p w14:paraId="4EFEF420" w14:textId="03901428" w:rsidR="00D53E8E" w:rsidRDefault="0043536A" w:rsidP="002A7E6F">
      <w:pPr>
        <w:pStyle w:val="00"/>
        <w:ind w:firstLine="480"/>
        <w:rPr>
          <w:ins w:id="1887" w:author="智绘未来专利代理" w:date="2021-09-03T17:45:00Z"/>
          <w:rFonts w:hint="eastAsia"/>
          <w:color w:val="000000" w:themeColor="text1"/>
          <w:lang w:bidi="en-US"/>
        </w:rPr>
      </w:pPr>
      <w:del w:id="1888" w:author="智绘未来专利代理" w:date="2021-09-03T17:45:00Z">
        <w:r>
          <w:rPr>
            <w:rFonts w:hint="eastAsia"/>
            <w:color w:val="000000" w:themeColor="text1"/>
            <w:lang w:bidi="en-US"/>
          </w:rPr>
          <w:delText>步骤</w:delText>
        </w:r>
        <w:r>
          <w:rPr>
            <w:color w:val="000000" w:themeColor="text1"/>
            <w:lang w:bidi="en-US"/>
          </w:rPr>
          <w:delText>11</w:delText>
        </w:r>
        <w:r>
          <w:rPr>
            <w:rFonts w:hint="eastAsia"/>
            <w:color w:val="000000" w:themeColor="text1"/>
            <w:lang w:bidi="en-US"/>
          </w:rPr>
          <w:delText>，</w:delText>
        </w:r>
      </w:del>
      <w:ins w:id="1889" w:author="智绘未来专利代理" w:date="2021-09-03T17:45:00Z">
        <w:r w:rsidR="00DB2413">
          <w:rPr>
            <w:rFonts w:hint="eastAsia"/>
            <w:color w:val="000000" w:themeColor="text1"/>
            <w:lang w:bidi="en-US"/>
          </w:rPr>
          <w:t>经过步骤（</w:t>
        </w:r>
        <w:r w:rsidR="00DB2413">
          <w:rPr>
            <w:rFonts w:hint="eastAsia"/>
            <w:color w:val="000000" w:themeColor="text1"/>
            <w:lang w:bidi="en-US"/>
          </w:rPr>
          <w:t>3</w:t>
        </w:r>
        <w:r w:rsidR="00DB2413">
          <w:rPr>
            <w:color w:val="000000" w:themeColor="text1"/>
            <w:lang w:bidi="en-US"/>
          </w:rPr>
          <w:t>.1</w:t>
        </w:r>
        <w:r w:rsidR="00DB2413">
          <w:rPr>
            <w:rFonts w:hint="eastAsia"/>
            <w:color w:val="000000" w:themeColor="text1"/>
            <w:lang w:bidi="en-US"/>
          </w:rPr>
          <w:t>）至步骤（</w:t>
        </w:r>
        <w:r w:rsidR="00DB2413">
          <w:rPr>
            <w:rFonts w:hint="eastAsia"/>
            <w:color w:val="000000" w:themeColor="text1"/>
            <w:lang w:bidi="en-US"/>
          </w:rPr>
          <w:t>3</w:t>
        </w:r>
        <w:r w:rsidR="00DB2413">
          <w:rPr>
            <w:color w:val="000000" w:themeColor="text1"/>
            <w:lang w:bidi="en-US"/>
          </w:rPr>
          <w:t>.3</w:t>
        </w:r>
        <w:r w:rsidR="00DB2413">
          <w:rPr>
            <w:rFonts w:hint="eastAsia"/>
            <w:color w:val="000000" w:themeColor="text1"/>
            <w:lang w:bidi="en-US"/>
          </w:rPr>
          <w:t>），针对每种故障情况都可以选择合适的</w:t>
        </w:r>
        <w:r w:rsidR="002D0A73" w:rsidRPr="002D0A73">
          <w:rPr>
            <w:rFonts w:hint="eastAsia"/>
            <w:color w:val="000000" w:themeColor="text1"/>
            <w:lang w:bidi="en-US"/>
          </w:rPr>
          <w:t>判别电压，用于判断故障点位置</w:t>
        </w:r>
        <w:r w:rsidR="002D0A73">
          <w:rPr>
            <w:rFonts w:hint="eastAsia"/>
            <w:color w:val="000000" w:themeColor="text1"/>
            <w:lang w:bidi="en-US"/>
          </w:rPr>
          <w:t>。</w:t>
        </w:r>
      </w:ins>
    </w:p>
    <w:p w14:paraId="4961F974" w14:textId="77777777" w:rsidR="00190AAD" w:rsidRDefault="0072409E">
      <w:pPr>
        <w:pStyle w:val="00"/>
        <w:ind w:firstLine="480"/>
        <w:rPr>
          <w:del w:id="1890" w:author="智绘未来专利代理" w:date="2021-09-03T17:45:00Z"/>
          <w:color w:val="000000" w:themeColor="text1"/>
          <w:lang w:bidi="en-US"/>
        </w:rPr>
      </w:pPr>
      <w:ins w:id="1891" w:author="智绘未来专利代理" w:date="2021-09-03T17:45:00Z">
        <w:r w:rsidRPr="00DA0F67">
          <w:rPr>
            <w:rFonts w:hint="eastAsia"/>
          </w:rPr>
          <w:t>步骤（</w:t>
        </w:r>
        <w:r w:rsidR="0096526F" w:rsidRPr="00DA0F67">
          <w:t>4</w:t>
        </w:r>
        <w:r w:rsidRPr="00DA0F67">
          <w:rPr>
            <w:rFonts w:hint="eastAsia"/>
          </w:rPr>
          <w:t>）</w:t>
        </w:r>
      </w:ins>
      <w:r w:rsidR="00616F47" w:rsidRPr="009B1CC0">
        <w:rPr>
          <w:rFonts w:hint="eastAsia"/>
        </w:rPr>
        <w:t>采用二分法判断故障点位置。</w:t>
      </w:r>
      <w:del w:id="1892" w:author="智绘未来专利代理" w:date="2021-09-03T17:45:00Z">
        <w:r w:rsidR="0043536A">
          <w:rPr>
            <w:rFonts w:hint="eastAsia"/>
            <w:color w:val="000000" w:themeColor="text1"/>
            <w:szCs w:val="24"/>
          </w:rPr>
          <w:delText>两端</w:delText>
        </w:r>
        <w:r w:rsidR="0043536A">
          <w:rPr>
            <w:rFonts w:hint="eastAsia"/>
            <w:color w:val="000000" w:themeColor="text1"/>
            <w:szCs w:val="24"/>
          </w:rPr>
          <w:delText>T</w:delText>
        </w:r>
        <w:r w:rsidR="0043536A">
          <w:rPr>
            <w:rFonts w:hint="eastAsia"/>
            <w:color w:val="000000" w:themeColor="text1"/>
            <w:szCs w:val="24"/>
          </w:rPr>
          <w:delText>节点序号</w:delText>
        </w:r>
        <w:r w:rsidR="0043536A">
          <w:rPr>
            <w:color w:val="000000" w:themeColor="text1"/>
            <w:szCs w:val="24"/>
          </w:rPr>
          <w:delText>m1=1</w:delText>
        </w:r>
        <w:r w:rsidR="0043536A">
          <w:rPr>
            <w:rFonts w:hint="eastAsia"/>
            <w:color w:val="000000" w:themeColor="text1"/>
            <w:szCs w:val="24"/>
          </w:rPr>
          <w:delText>，</w:delText>
        </w:r>
        <w:r w:rsidR="0043536A">
          <w:rPr>
            <w:rFonts w:hint="eastAsia"/>
            <w:color w:val="000000" w:themeColor="text1"/>
            <w:szCs w:val="24"/>
          </w:rPr>
          <w:delText>m</w:delText>
        </w:r>
        <w:r w:rsidR="0043536A">
          <w:rPr>
            <w:color w:val="000000" w:themeColor="text1"/>
            <w:szCs w:val="24"/>
          </w:rPr>
          <w:delText>2=N</w:delText>
        </w:r>
        <w:r w:rsidR="0043536A">
          <w:rPr>
            <w:rFonts w:hint="eastAsia"/>
            <w:color w:val="000000" w:themeColor="text1"/>
            <w:lang w:bidi="en-US"/>
          </w:rPr>
          <w:delText>，进入步骤</w:delText>
        </w:r>
        <w:r w:rsidR="0043536A">
          <w:rPr>
            <w:color w:val="000000" w:themeColor="text1"/>
            <w:lang w:bidi="en-US"/>
          </w:rPr>
          <w:delText>12</w:delText>
        </w:r>
        <w:r w:rsidR="0043536A">
          <w:rPr>
            <w:rFonts w:hint="eastAsia"/>
            <w:color w:val="000000" w:themeColor="text1"/>
            <w:lang w:bidi="en-US"/>
          </w:rPr>
          <w:delText>；</w:delText>
        </w:r>
      </w:del>
    </w:p>
    <w:p w14:paraId="5B62C263" w14:textId="4EABB673" w:rsidR="00D53E8E" w:rsidRPr="009B1CC0" w:rsidRDefault="00DA0F67" w:rsidP="00DA0F67">
      <w:pPr>
        <w:pStyle w:val="00"/>
        <w:ind w:firstLine="480"/>
      </w:pPr>
      <w:r w:rsidRPr="009B1CC0">
        <w:rPr>
          <w:rFonts w:hint="eastAsia"/>
        </w:rPr>
        <w:t>根据</w:t>
      </w:r>
      <w:r w:rsidRPr="009B1CC0">
        <w:rPr>
          <w:rFonts w:hint="eastAsia"/>
        </w:rPr>
        <w:t>T</w:t>
      </w:r>
      <w:r w:rsidRPr="009B1CC0">
        <w:rPr>
          <w:rFonts w:hint="eastAsia"/>
        </w:rPr>
        <w:t>节点不同侧推导出的序分量电压差异性，结合二分法判断故障点位置。</w:t>
      </w:r>
      <w:ins w:id="1893" w:author="智绘未来专利代理" w:date="2021-09-03T17:45:00Z">
        <w:r>
          <w:rPr>
            <w:rFonts w:hint="eastAsia"/>
          </w:rPr>
          <w:t>步骤（</w:t>
        </w:r>
        <w:r>
          <w:rPr>
            <w:rFonts w:hint="eastAsia"/>
          </w:rPr>
          <w:t>4</w:t>
        </w:r>
        <w:r>
          <w:rPr>
            <w:rFonts w:hint="eastAsia"/>
          </w:rPr>
          <w:t>）具体包括：</w:t>
        </w:r>
      </w:ins>
    </w:p>
    <w:p w14:paraId="0E28B49D" w14:textId="2C83356B" w:rsidR="00F324C4" w:rsidRDefault="0043536A" w:rsidP="00613368">
      <w:pPr>
        <w:pStyle w:val="00"/>
        <w:ind w:firstLine="480"/>
        <w:rPr>
          <w:ins w:id="1894" w:author="智绘未来专利代理" w:date="2021-09-03T17:45:00Z"/>
        </w:rPr>
      </w:pPr>
      <w:del w:id="1895" w:author="智绘未来专利代理" w:date="2021-09-03T17:45:00Z">
        <w:r>
          <w:rPr>
            <w:rFonts w:hint="eastAsia"/>
            <w:color w:val="000000" w:themeColor="text1"/>
            <w:lang w:bidi="en-US"/>
          </w:rPr>
          <w:delText>步骤</w:delText>
        </w:r>
        <w:r>
          <w:rPr>
            <w:color w:val="000000" w:themeColor="text1"/>
            <w:lang w:bidi="en-US"/>
          </w:rPr>
          <w:delText>12</w:delText>
        </w:r>
        <w:r>
          <w:rPr>
            <w:rFonts w:hint="eastAsia"/>
            <w:color w:val="000000" w:themeColor="text1"/>
            <w:lang w:bidi="en-US"/>
          </w:rPr>
          <w:delText>，</w:delText>
        </w:r>
      </w:del>
      <m:oMath>
        <m:r>
          <w:del w:id="1896" w:author="智绘未来专利代理" w:date="2021-09-03T17:45:00Z">
            <m:rPr>
              <m:sty m:val="p"/>
            </m:rPr>
            <w:rPr>
              <w:rFonts w:ascii="Cambria Math" w:hAnsi="Cambria Math"/>
              <w:color w:val="000000" w:themeColor="text1"/>
              <w:szCs w:val="24"/>
            </w:rPr>
            <m:t>m=</m:t>
          </w:del>
        </m:r>
        <m:d>
          <m:dPr>
            <m:begChr m:val="["/>
            <m:endChr m:val="]"/>
            <m:ctrlPr>
              <w:del w:id="1897" w:author="智绘未来专利代理" w:date="2021-09-03T17:45:00Z">
                <w:rPr>
                  <w:rFonts w:ascii="Cambria Math" w:hAnsi="Cambria Math"/>
                  <w:color w:val="000000" w:themeColor="text1"/>
                  <w:szCs w:val="24"/>
                </w:rPr>
              </w:del>
            </m:ctrlPr>
          </m:dPr>
          <m:e>
            <m:r>
              <w:del w:id="1898" w:author="智绘未来专利代理" w:date="2021-09-03T17:45:00Z">
                <w:rPr>
                  <w:rFonts w:ascii="Cambria Math" w:hAnsi="Cambria Math"/>
                  <w:color w:val="000000" w:themeColor="text1"/>
                  <w:szCs w:val="24"/>
                </w:rPr>
                <m:t>(</m:t>
              </w:del>
            </m:r>
            <m:r>
              <w:del w:id="1899" w:author="智绘未来专利代理" w:date="2021-09-03T17:45:00Z">
                <m:rPr>
                  <m:sty m:val="p"/>
                </m:rPr>
                <w:rPr>
                  <w:rFonts w:ascii="Cambria Math" w:hAnsi="Cambria Math"/>
                  <w:color w:val="000000" w:themeColor="text1"/>
                  <w:szCs w:val="24"/>
                </w:rPr>
                <m:t>m1</m:t>
              </w:del>
            </m:r>
            <m:r>
              <w:del w:id="1900" w:author="智绘未来专利代理" w:date="2021-09-03T17:45:00Z">
                <w:rPr>
                  <w:rFonts w:ascii="Cambria Math" w:hAnsi="Cambria Math"/>
                  <w:color w:val="000000" w:themeColor="text1"/>
                  <w:szCs w:val="24"/>
                </w:rPr>
                <m:t>+</m:t>
              </w:del>
            </m:r>
            <m:r>
              <w:del w:id="1901" w:author="智绘未来专利代理" w:date="2021-09-03T17:45:00Z">
                <m:rPr>
                  <m:sty m:val="p"/>
                </m:rPr>
                <w:rPr>
                  <w:rFonts w:ascii="Cambria Math" w:hAnsi="Cambria Math" w:hint="eastAsia"/>
                  <w:color w:val="000000" w:themeColor="text1"/>
                  <w:szCs w:val="24"/>
                </w:rPr>
                <m:t>m</m:t>
              </w:del>
            </m:r>
            <m:r>
              <w:del w:id="1902" w:author="智绘未来专利代理" w:date="2021-09-03T17:45:00Z">
                <m:rPr>
                  <m:sty m:val="p"/>
                </m:rPr>
                <w:rPr>
                  <w:rFonts w:ascii="Cambria Math" w:hAnsi="Cambria Math"/>
                  <w:color w:val="000000" w:themeColor="text1"/>
                  <w:szCs w:val="24"/>
                </w:rPr>
                <m:t>2</m:t>
              </w:del>
            </m:r>
            <m:r>
              <w:del w:id="1903" w:author="智绘未来专利代理" w:date="2021-09-03T17:45:00Z">
                <w:rPr>
                  <w:rFonts w:ascii="Cambria Math" w:hAnsi="Cambria Math"/>
                  <w:color w:val="000000" w:themeColor="text1"/>
                  <w:szCs w:val="24"/>
                </w:rPr>
                <m:t>)</m:t>
              </w:del>
            </m:r>
            <m:r>
              <w:del w:id="1904" w:author="智绘未来专利代理" w:date="2021-09-03T17:45:00Z">
                <m:rPr>
                  <m:sty m:val="p"/>
                </m:rPr>
                <w:rPr>
                  <w:rFonts w:ascii="Cambria Math" w:hAnsi="Cambria Math"/>
                  <w:color w:val="000000" w:themeColor="text1"/>
                  <w:szCs w:val="24"/>
                </w:rPr>
                <m:t>/2</m:t>
              </w:del>
            </m:r>
          </m:e>
        </m:d>
      </m:oMath>
      <w:del w:id="1905" w:author="智绘未来专利代理" w:date="2021-09-03T17:45:00Z">
        <w:r>
          <w:rPr>
            <w:rFonts w:ascii="Cambria Math" w:hAnsi="Cambria Math" w:hint="eastAsia"/>
            <w:color w:val="000000" w:themeColor="text1"/>
            <w:szCs w:val="24"/>
          </w:rPr>
          <w:delText>，通过</w:delText>
        </w:r>
        <w:r>
          <w:rPr>
            <w:rFonts w:ascii="Cambria Math" w:hAnsi="Cambria Math" w:hint="eastAsia"/>
            <w:color w:val="000000" w:themeColor="text1"/>
            <w:szCs w:val="24"/>
          </w:rPr>
          <w:delText>T</w:delText>
        </w:r>
        <w:r>
          <w:rPr>
            <w:rFonts w:ascii="Cambria Math" w:hAnsi="Cambria Math" w:hint="eastAsia"/>
            <w:color w:val="000000" w:themeColor="text1"/>
            <w:szCs w:val="24"/>
            <w:vertAlign w:val="subscript"/>
          </w:rPr>
          <w:delText>m</w:delText>
        </w:r>
      </w:del>
      <w:ins w:id="1906" w:author="智绘未来专利代理" w:date="2021-09-03T17:45:00Z">
        <w:r w:rsidR="00BA2AC0" w:rsidRPr="00613368">
          <w:rPr>
            <w:rFonts w:hint="eastAsia"/>
          </w:rPr>
          <w:t>步骤（</w:t>
        </w:r>
        <w:r w:rsidR="00BA2AC0" w:rsidRPr="00613368">
          <w:rPr>
            <w:rFonts w:hint="eastAsia"/>
          </w:rPr>
          <w:t>4</w:t>
        </w:r>
        <w:r w:rsidR="00BA2AC0" w:rsidRPr="00613368">
          <w:t>.1</w:t>
        </w:r>
        <w:r w:rsidR="00BA2AC0" w:rsidRPr="00613368">
          <w:rPr>
            <w:rFonts w:hint="eastAsia"/>
          </w:rPr>
          <w:t>）</w:t>
        </w:r>
        <w:r w:rsidR="00426115" w:rsidRPr="00613368">
          <w:rPr>
            <w:rFonts w:hint="eastAsia"/>
          </w:rPr>
          <w:t>令两端</w:t>
        </w:r>
        <w:r w:rsidR="00426115" w:rsidRPr="00613368">
          <w:rPr>
            <w:rFonts w:hint="eastAsia"/>
          </w:rPr>
          <w:t>T</w:t>
        </w:r>
        <w:r w:rsidR="00426115" w:rsidRPr="00613368">
          <w:rPr>
            <w:rFonts w:hint="eastAsia"/>
          </w:rPr>
          <w:t>节点序号</w:t>
        </w:r>
      </w:ins>
      <m:oMath>
        <m:sSub>
          <m:sSubPr>
            <m:ctrlPr>
              <w:ins w:id="1907" w:author="智绘未来专利代理" w:date="2021-09-03T17:45:00Z">
                <w:rPr>
                  <w:rFonts w:ascii="Cambria Math" w:hAnsi="Cambria Math"/>
                </w:rPr>
              </w:ins>
            </m:ctrlPr>
          </m:sSubPr>
          <m:e>
            <m:r>
              <w:ins w:id="1908" w:author="智绘未来专利代理" w:date="2021-09-03T17:45:00Z">
                <w:rPr>
                  <w:rFonts w:ascii="Cambria Math" w:hAnsi="Cambria Math"/>
                </w:rPr>
                <m:t>m</m:t>
              </w:ins>
            </m:r>
          </m:e>
          <m:sub>
            <m:r>
              <w:ins w:id="1909" w:author="智绘未来专利代理" w:date="2021-09-03T17:45:00Z">
                <m:rPr>
                  <m:sty m:val="p"/>
                </m:rPr>
                <w:rPr>
                  <w:rFonts w:ascii="Cambria Math" w:hAnsi="Cambria Math"/>
                </w:rPr>
                <m:t>1</m:t>
              </w:ins>
            </m:r>
          </m:sub>
        </m:sSub>
        <m:r>
          <w:ins w:id="1910" w:author="智绘未来专利代理" w:date="2021-09-03T17:45:00Z">
            <m:rPr>
              <m:sty m:val="p"/>
            </m:rPr>
            <w:rPr>
              <w:rFonts w:ascii="Cambria Math" w:hAnsi="Cambria Math"/>
            </w:rPr>
            <m:t>=1</m:t>
          </w:ins>
        </m:r>
        <m:r>
          <w:ins w:id="1911" w:author="智绘未来专利代理" w:date="2021-09-03T17:45:00Z">
            <m:rPr>
              <m:sty m:val="p"/>
            </m:rPr>
            <w:rPr>
              <w:rFonts w:ascii="Cambria Math" w:hAnsi="Cambria Math" w:hint="eastAsia"/>
            </w:rPr>
            <m:t>，</m:t>
          </w:ins>
        </m:r>
        <m:sSub>
          <m:sSubPr>
            <m:ctrlPr>
              <w:ins w:id="1912" w:author="智绘未来专利代理" w:date="2021-09-03T17:45:00Z">
                <w:rPr>
                  <w:rFonts w:ascii="Cambria Math" w:hAnsi="Cambria Math"/>
                </w:rPr>
              </w:ins>
            </m:ctrlPr>
          </m:sSubPr>
          <m:e>
            <m:r>
              <w:ins w:id="1913" w:author="智绘未来专利代理" w:date="2021-09-03T17:45:00Z">
                <w:rPr>
                  <w:rFonts w:ascii="Cambria Math" w:hAnsi="Cambria Math" w:hint="eastAsia"/>
                </w:rPr>
                <m:t>m</m:t>
              </w:ins>
            </m:r>
          </m:e>
          <m:sub>
            <m:r>
              <w:ins w:id="1914" w:author="智绘未来专利代理" w:date="2021-09-03T17:45:00Z">
                <m:rPr>
                  <m:sty m:val="p"/>
                </m:rPr>
                <w:rPr>
                  <w:rFonts w:ascii="Cambria Math" w:hAnsi="Cambria Math"/>
                </w:rPr>
                <m:t>2</m:t>
              </w:ins>
            </m:r>
          </m:sub>
        </m:sSub>
        <m:r>
          <w:ins w:id="1915" w:author="智绘未来专利代理" w:date="2021-09-03T17:45:00Z">
            <m:rPr>
              <m:sty m:val="p"/>
            </m:rPr>
            <w:rPr>
              <w:rFonts w:ascii="Cambria Math" w:hAnsi="Cambria Math"/>
            </w:rPr>
            <m:t>=</m:t>
          </w:ins>
        </m:r>
        <m:r>
          <w:ins w:id="1916" w:author="智绘未来专利代理" w:date="2021-09-03T17:45:00Z">
            <w:rPr>
              <w:rFonts w:ascii="Cambria Math" w:hAnsi="Cambria Math"/>
            </w:rPr>
            <m:t>N</m:t>
          </w:ins>
        </m:r>
      </m:oMath>
      <w:ins w:id="1917" w:author="智绘未来专利代理" w:date="2021-09-03T17:45:00Z">
        <w:r w:rsidR="00426115" w:rsidRPr="00613368">
          <w:rPr>
            <w:rFonts w:hint="eastAsia"/>
          </w:rPr>
          <w:t>，</w:t>
        </w:r>
      </w:ins>
    </w:p>
    <w:p w14:paraId="69188BDE" w14:textId="730A358B" w:rsidR="00DA0F67" w:rsidRPr="009B1CC0" w:rsidRDefault="00F324C4" w:rsidP="00613368">
      <w:pPr>
        <w:pStyle w:val="00"/>
        <w:ind w:firstLine="480"/>
      </w:pPr>
      <w:ins w:id="1918" w:author="智绘未来专利代理" w:date="2021-09-03T17:45:00Z">
        <w:r>
          <w:rPr>
            <w:rFonts w:hint="eastAsia"/>
          </w:rPr>
          <w:t>步骤（</w:t>
        </w:r>
        <w:r>
          <w:rPr>
            <w:rFonts w:hint="eastAsia"/>
          </w:rPr>
          <w:t>4</w:t>
        </w:r>
        <w:r>
          <w:t>.2</w:t>
        </w:r>
        <w:r>
          <w:rPr>
            <w:rFonts w:hint="eastAsia"/>
          </w:rPr>
          <w:t>），</w:t>
        </w:r>
      </w:ins>
      <m:oMath>
        <m:r>
          <w:ins w:id="1919" w:author="智绘未来专利代理" w:date="2021-09-03T17:45:00Z">
            <w:rPr>
              <w:rFonts w:ascii="Cambria Math" w:hAnsi="Cambria Math"/>
            </w:rPr>
            <m:t>m</m:t>
          </w:ins>
        </m:r>
        <m:r>
          <w:ins w:id="1920" w:author="智绘未来专利代理" w:date="2021-09-03T17:45:00Z">
            <m:rPr>
              <m:sty m:val="p"/>
            </m:rPr>
            <w:rPr>
              <w:rFonts w:ascii="Cambria Math" w:hAnsi="Cambria Math"/>
            </w:rPr>
            <m:t>=</m:t>
          </w:ins>
        </m:r>
        <m:d>
          <m:dPr>
            <m:begChr m:val="["/>
            <m:endChr m:val="]"/>
            <m:ctrlPr>
              <w:ins w:id="1921" w:author="智绘未来专利代理" w:date="2021-09-03T17:45:00Z">
                <w:rPr>
                  <w:rFonts w:ascii="Cambria Math" w:hAnsi="Cambria Math"/>
                </w:rPr>
              </w:ins>
            </m:ctrlPr>
          </m:dPr>
          <m:e>
            <m:r>
              <w:ins w:id="1922" w:author="智绘未来专利代理" w:date="2021-09-03T17:45:00Z">
                <m:rPr>
                  <m:sty m:val="p"/>
                </m:rPr>
                <w:rPr>
                  <w:rFonts w:ascii="Cambria Math" w:hAnsi="Cambria Math"/>
                </w:rPr>
                <m:t>(</m:t>
              </w:ins>
            </m:r>
            <m:r>
              <w:ins w:id="1923" w:author="智绘未来专利代理" w:date="2021-09-03T17:45:00Z">
                <w:rPr>
                  <w:rFonts w:ascii="Cambria Math" w:hAnsi="Cambria Math"/>
                </w:rPr>
                <m:t>m</m:t>
              </w:ins>
            </m:r>
            <m:r>
              <w:ins w:id="1924" w:author="智绘未来专利代理" w:date="2021-09-03T17:45:00Z">
                <m:rPr>
                  <m:sty m:val="p"/>
                </m:rPr>
                <w:rPr>
                  <w:rFonts w:ascii="Cambria Math" w:hAnsi="Cambria Math"/>
                </w:rPr>
                <m:t>1+</m:t>
              </w:ins>
            </m:r>
            <m:r>
              <w:ins w:id="1925" w:author="智绘未来专利代理" w:date="2021-09-03T17:45:00Z">
                <w:rPr>
                  <w:rFonts w:ascii="Cambria Math" w:hAnsi="Cambria Math" w:hint="eastAsia"/>
                </w:rPr>
                <m:t>m</m:t>
              </w:ins>
            </m:r>
            <m:r>
              <w:ins w:id="1926" w:author="智绘未来专利代理" w:date="2021-09-03T17:45:00Z">
                <m:rPr>
                  <m:sty m:val="p"/>
                </m:rPr>
                <w:rPr>
                  <w:rFonts w:ascii="Cambria Math" w:hAnsi="Cambria Math"/>
                </w:rPr>
                <m:t>2)/2</m:t>
              </w:ins>
            </m:r>
          </m:e>
        </m:d>
      </m:oMath>
      <w:ins w:id="1927" w:author="智绘未来专利代理" w:date="2021-09-03T17:45:00Z">
        <w:r w:rsidR="00426115" w:rsidRPr="00613368">
          <w:rPr>
            <w:rFonts w:hint="eastAsia"/>
          </w:rPr>
          <w:t>，</w:t>
        </w:r>
        <w:r w:rsidR="00B71BD7" w:rsidRPr="00613368">
          <w:rPr>
            <w:rFonts w:hint="eastAsia"/>
          </w:rPr>
          <w:t>其中，</w:t>
        </w:r>
      </w:ins>
      <m:oMath>
        <m:d>
          <m:dPr>
            <m:begChr m:val="["/>
            <m:endChr m:val="]"/>
            <m:ctrlPr>
              <w:ins w:id="1928" w:author="智绘未来专利代理" w:date="2021-09-03T17:45:00Z">
                <w:rPr>
                  <w:rFonts w:ascii="Cambria Math" w:hAnsi="Cambria Math"/>
                </w:rPr>
              </w:ins>
            </m:ctrlPr>
          </m:dPr>
          <m:e>
            <m:r>
              <w:ins w:id="1929" w:author="智绘未来专利代理" w:date="2021-09-03T17:45:00Z">
                <m:rPr>
                  <m:sty m:val="p"/>
                </m:rPr>
                <w:rPr>
                  <w:rFonts w:ascii="Cambria Math" w:hAnsi="Cambria Math"/>
                </w:rPr>
                <m:t>(</m:t>
              </w:ins>
            </m:r>
            <m:r>
              <w:ins w:id="1930" w:author="智绘未来专利代理" w:date="2021-09-03T17:45:00Z">
                <w:rPr>
                  <w:rFonts w:ascii="Cambria Math" w:hAnsi="Cambria Math"/>
                </w:rPr>
                <m:t>m</m:t>
              </w:ins>
            </m:r>
            <m:r>
              <w:ins w:id="1931" w:author="智绘未来专利代理" w:date="2021-09-03T17:45:00Z">
                <m:rPr>
                  <m:sty m:val="p"/>
                </m:rPr>
                <w:rPr>
                  <w:rFonts w:ascii="Cambria Math" w:hAnsi="Cambria Math"/>
                </w:rPr>
                <m:t>1+</m:t>
              </w:ins>
            </m:r>
            <m:r>
              <w:ins w:id="1932" w:author="智绘未来专利代理" w:date="2021-09-03T17:45:00Z">
                <w:rPr>
                  <w:rFonts w:ascii="Cambria Math" w:hAnsi="Cambria Math" w:hint="eastAsia"/>
                </w:rPr>
                <m:t>m</m:t>
              </w:ins>
            </m:r>
            <m:r>
              <w:ins w:id="1933" w:author="智绘未来专利代理" w:date="2021-09-03T17:45:00Z">
                <m:rPr>
                  <m:sty m:val="p"/>
                </m:rPr>
                <w:rPr>
                  <w:rFonts w:ascii="Cambria Math" w:hAnsi="Cambria Math"/>
                </w:rPr>
                <m:t>2)/2</m:t>
              </w:ins>
            </m:r>
          </m:e>
        </m:d>
      </m:oMath>
      <w:ins w:id="1934" w:author="智绘未来专利代理" w:date="2021-09-03T17:45:00Z">
        <w:r w:rsidR="00B71BD7" w:rsidRPr="00613368">
          <w:rPr>
            <w:rFonts w:hint="eastAsia"/>
          </w:rPr>
          <w:t>为取整数；</w:t>
        </w:r>
        <w:r w:rsidR="00426115" w:rsidRPr="00613368">
          <w:rPr>
            <w:rFonts w:hint="eastAsia"/>
          </w:rPr>
          <w:t>通过</w:t>
        </w:r>
      </w:ins>
      <m:oMath>
        <m:sSub>
          <m:sSubPr>
            <m:ctrlPr>
              <w:ins w:id="1935" w:author="智绘未来专利代理" w:date="2021-09-03T17:45:00Z">
                <w:rPr>
                  <w:rFonts w:ascii="Cambria Math" w:hAnsi="Cambria Math"/>
                </w:rPr>
              </w:ins>
            </m:ctrlPr>
          </m:sSubPr>
          <m:e>
            <m:r>
              <w:ins w:id="1936" w:author="智绘未来专利代理" w:date="2021-09-03T17:45:00Z">
                <w:rPr>
                  <w:rFonts w:ascii="Cambria Math" w:hAnsi="Cambria Math" w:hint="eastAsia"/>
                </w:rPr>
                <m:t>T</m:t>
              </w:ins>
            </m:r>
            <m:ctrlPr>
              <w:ins w:id="1937" w:author="智绘未来专利代理" w:date="2021-09-03T17:45:00Z">
                <w:rPr>
                  <w:rFonts w:ascii="Cambria Math" w:hAnsi="Cambria Math" w:hint="eastAsia"/>
                </w:rPr>
              </w:ins>
            </m:ctrlPr>
          </m:e>
          <m:sub>
            <m:r>
              <w:ins w:id="1938" w:author="智绘未来专利代理" w:date="2021-09-03T17:45:00Z">
                <w:rPr>
                  <w:rFonts w:ascii="Cambria Math" w:hAnsi="Cambria Math" w:hint="eastAsia"/>
                </w:rPr>
                <m:t>m</m:t>
              </w:ins>
            </m:r>
          </m:sub>
        </m:sSub>
      </m:oMath>
      <w:r w:rsidR="00426115" w:rsidRPr="009B1CC0">
        <w:rPr>
          <w:rFonts w:hint="eastAsia"/>
        </w:rPr>
        <w:t>节点的三个电压</w:t>
      </w:r>
      <m:oMath>
        <m:acc>
          <m:accPr>
            <m:chr m:val="̇"/>
            <m:ctrlPr>
              <w:rPr>
                <w:rFonts w:ascii="Cambria Math" w:hAnsi="Cambria Math"/>
              </w:rPr>
            </m:ctrlPr>
          </m:accPr>
          <m:e>
            <m:r>
              <w:rPr>
                <w:rFonts w:ascii="Cambria Math" w:hAnsi="Cambria Math"/>
              </w:rPr>
              <m:t>U</m:t>
            </m:r>
          </m:e>
        </m:acc>
        <m:sSub>
          <m:sSubPr>
            <m:ctrlPr>
              <w:del w:id="1939" w:author="智绘未来专利代理" w:date="2021-09-03T17:45:00Z">
                <w:rPr>
                  <w:rFonts w:ascii="Cambria Math" w:hAnsi="Cambria Math"/>
                  <w:color w:val="000000" w:themeColor="text1"/>
                  <w:szCs w:val="24"/>
                </w:rPr>
              </w:del>
            </m:ctrlPr>
          </m:sSubPr>
          <m:e>
            <m:r>
              <w:del w:id="1940" w:author="智绘未来专利代理" w:date="2021-09-03T17:45:00Z">
                <m:rPr>
                  <m:sty m:val="p"/>
                </m:rPr>
                <w:rPr>
                  <w:rFonts w:ascii="Cambria Math" w:hAnsi="Cambria Math"/>
                  <w:color w:val="000000" w:themeColor="text1"/>
                  <w:szCs w:val="24"/>
                </w:rPr>
                <m:t>T</m:t>
              </w:del>
            </m:r>
          </m:e>
          <m:sub>
            <m:r>
              <w:del w:id="1941" w:author="智绘未来专利代理" w:date="2021-09-03T17:45:00Z">
                <m:rPr>
                  <m:sty m:val="p"/>
                </m:rPr>
                <w:rPr>
                  <w:rFonts w:ascii="Cambria Math" w:hAnsi="Cambria Math"/>
                  <w:color w:val="000000" w:themeColor="text1"/>
                  <w:szCs w:val="24"/>
                </w:rPr>
                <m:t>m</m:t>
              </w:del>
            </m:r>
          </m:sub>
        </m:sSub>
        <m:sSub>
          <m:sSubPr>
            <m:ctrlPr>
              <w:ins w:id="1942" w:author="智绘未来专利代理" w:date="2021-09-03T17:45:00Z">
                <w:rPr>
                  <w:rFonts w:ascii="Cambria Math" w:hAnsi="Cambria Math"/>
                </w:rPr>
              </w:ins>
            </m:ctrlPr>
          </m:sSubPr>
          <m:e>
            <m:r>
              <w:ins w:id="1943" w:author="智绘未来专利代理" w:date="2021-09-03T17:45:00Z">
                <w:rPr>
                  <w:rFonts w:ascii="Cambria Math" w:hAnsi="Cambria Math"/>
                </w:rPr>
                <m:t>T</m:t>
              </w:ins>
            </m:r>
          </m:e>
          <m:sub>
            <m:r>
              <w:ins w:id="1944" w:author="智绘未来专利代理" w:date="2021-09-03T17:45:00Z">
                <w:rPr>
                  <w:rFonts w:ascii="Cambria Math" w:hAnsi="Cambria Math"/>
                </w:rPr>
                <m:t>m</m:t>
              </w:ins>
            </m:r>
          </m:sub>
        </m:sSub>
        <m:r>
          <m:rPr>
            <m:sty m:val="p"/>
          </m:rPr>
          <w:rPr>
            <w:rFonts w:ascii="Cambria Math" w:hAnsi="Cambria Math" w:hint="eastAsia"/>
          </w:rPr>
          <m:t>[</m:t>
        </m:r>
        <m:r>
          <m:rPr>
            <m:sty m:val="p"/>
          </m:rPr>
          <w:rPr>
            <w:rFonts w:ascii="Cambria Math" w:hAnsi="Cambria Math"/>
          </w:rPr>
          <m:t>0]</m:t>
        </m:r>
      </m:oMath>
      <w:r w:rsidR="00426115" w:rsidRPr="009B1CC0">
        <w:rPr>
          <w:rFonts w:hint="eastAsia"/>
        </w:rPr>
        <w:t>、</w:t>
      </w:r>
      <m:oMath>
        <m:acc>
          <m:accPr>
            <m:chr m:val="̇"/>
            <m:ctrlPr>
              <w:rPr>
                <w:rFonts w:ascii="Cambria Math" w:hAnsi="Cambria Math"/>
              </w:rPr>
            </m:ctrlPr>
          </m:accPr>
          <m:e>
            <m:r>
              <w:rPr>
                <w:rFonts w:ascii="Cambria Math" w:hAnsi="Cambria Math"/>
              </w:rPr>
              <m:t>U</m:t>
            </m:r>
          </m:e>
        </m:acc>
        <m:sSub>
          <m:sSubPr>
            <m:ctrlPr>
              <w:del w:id="1945" w:author="智绘未来专利代理" w:date="2021-09-03T17:45:00Z">
                <w:rPr>
                  <w:rFonts w:ascii="Cambria Math" w:hAnsi="Cambria Math"/>
                  <w:color w:val="000000" w:themeColor="text1"/>
                  <w:szCs w:val="24"/>
                </w:rPr>
              </w:del>
            </m:ctrlPr>
          </m:sSubPr>
          <m:e>
            <m:r>
              <w:del w:id="1946" w:author="智绘未来专利代理" w:date="2021-09-03T17:45:00Z">
                <m:rPr>
                  <m:sty m:val="p"/>
                </m:rPr>
                <w:rPr>
                  <w:rFonts w:ascii="Cambria Math" w:hAnsi="Cambria Math"/>
                  <w:color w:val="000000" w:themeColor="text1"/>
                  <w:szCs w:val="24"/>
                </w:rPr>
                <m:t>T</m:t>
              </w:del>
            </m:r>
          </m:e>
          <m:sub>
            <m:r>
              <w:del w:id="1947" w:author="智绘未来专利代理" w:date="2021-09-03T17:45:00Z">
                <m:rPr>
                  <m:sty m:val="p"/>
                </m:rPr>
                <w:rPr>
                  <w:rFonts w:ascii="Cambria Math" w:hAnsi="Cambria Math"/>
                  <w:color w:val="000000" w:themeColor="text1"/>
                  <w:szCs w:val="24"/>
                </w:rPr>
                <m:t>m</m:t>
              </w:del>
            </m:r>
          </m:sub>
        </m:sSub>
        <m:sSub>
          <m:sSubPr>
            <m:ctrlPr>
              <w:ins w:id="1948" w:author="智绘未来专利代理" w:date="2021-09-03T17:45:00Z">
                <w:rPr>
                  <w:rFonts w:ascii="Cambria Math" w:hAnsi="Cambria Math"/>
                </w:rPr>
              </w:ins>
            </m:ctrlPr>
          </m:sSubPr>
          <m:e>
            <m:r>
              <w:ins w:id="1949" w:author="智绘未来专利代理" w:date="2021-09-03T17:45:00Z">
                <w:rPr>
                  <w:rFonts w:ascii="Cambria Math" w:hAnsi="Cambria Math"/>
                </w:rPr>
                <m:t>T</m:t>
              </w:ins>
            </m:r>
          </m:e>
          <m:sub>
            <m:r>
              <w:ins w:id="1950" w:author="智绘未来专利代理" w:date="2021-09-03T17:45:00Z">
                <w:rPr>
                  <w:rFonts w:ascii="Cambria Math" w:hAnsi="Cambria Math"/>
                </w:rPr>
                <m:t>m</m:t>
              </w:ins>
            </m:r>
          </m:sub>
        </m:sSub>
        <m:r>
          <m:rPr>
            <m:sty m:val="p"/>
          </m:rPr>
          <w:rPr>
            <w:rFonts w:ascii="Cambria Math" w:hAnsi="Cambria Math" w:hint="eastAsia"/>
          </w:rPr>
          <m:t>[</m:t>
        </m:r>
        <m:r>
          <m:rPr>
            <m:sty m:val="p"/>
          </m:rPr>
          <w:rPr>
            <w:rFonts w:ascii="Cambria Math" w:hAnsi="Cambria Math"/>
          </w:rPr>
          <m:t>1]</m:t>
        </m:r>
      </m:oMath>
      <w:r w:rsidR="00426115" w:rsidRPr="009B1CC0">
        <w:rPr>
          <w:rFonts w:hint="eastAsia"/>
        </w:rPr>
        <w:t>、</w:t>
      </w:r>
      <m:oMath>
        <m:acc>
          <m:accPr>
            <m:chr m:val="̇"/>
            <m:ctrlPr>
              <w:rPr>
                <w:rFonts w:ascii="Cambria Math" w:hAnsi="Cambria Math"/>
              </w:rPr>
            </m:ctrlPr>
          </m:accPr>
          <m:e>
            <m:r>
              <w:rPr>
                <w:rFonts w:ascii="Cambria Math" w:hAnsi="Cambria Math"/>
              </w:rPr>
              <m:t>U</m:t>
            </m:r>
          </m:e>
        </m:acc>
        <m:sSub>
          <m:sSubPr>
            <m:ctrlPr>
              <w:del w:id="1951" w:author="智绘未来专利代理" w:date="2021-09-03T17:45:00Z">
                <w:rPr>
                  <w:rFonts w:ascii="Cambria Math" w:hAnsi="Cambria Math"/>
                  <w:color w:val="000000" w:themeColor="text1"/>
                  <w:szCs w:val="24"/>
                </w:rPr>
              </w:del>
            </m:ctrlPr>
          </m:sSubPr>
          <m:e>
            <m:r>
              <w:del w:id="1952" w:author="智绘未来专利代理" w:date="2021-09-03T17:45:00Z">
                <m:rPr>
                  <m:sty m:val="p"/>
                </m:rPr>
                <w:rPr>
                  <w:rFonts w:ascii="Cambria Math" w:hAnsi="Cambria Math"/>
                  <w:color w:val="000000" w:themeColor="text1"/>
                  <w:szCs w:val="24"/>
                </w:rPr>
                <m:t>T</m:t>
              </w:del>
            </m:r>
          </m:e>
          <m:sub>
            <m:r>
              <w:del w:id="1953" w:author="智绘未来专利代理" w:date="2021-09-03T17:45:00Z">
                <m:rPr>
                  <m:sty m:val="p"/>
                </m:rPr>
                <w:rPr>
                  <w:rFonts w:ascii="Cambria Math" w:hAnsi="Cambria Math"/>
                  <w:color w:val="000000" w:themeColor="text1"/>
                  <w:szCs w:val="24"/>
                </w:rPr>
                <m:t>m</m:t>
              </w:del>
            </m:r>
          </m:sub>
        </m:sSub>
        <m:sSub>
          <m:sSubPr>
            <m:ctrlPr>
              <w:ins w:id="1954" w:author="智绘未来专利代理" w:date="2021-09-03T17:45:00Z">
                <w:rPr>
                  <w:rFonts w:ascii="Cambria Math" w:hAnsi="Cambria Math"/>
                </w:rPr>
              </w:ins>
            </m:ctrlPr>
          </m:sSubPr>
          <m:e>
            <m:r>
              <w:ins w:id="1955" w:author="智绘未来专利代理" w:date="2021-09-03T17:45:00Z">
                <w:rPr>
                  <w:rFonts w:ascii="Cambria Math" w:hAnsi="Cambria Math"/>
                </w:rPr>
                <m:t>T</m:t>
              </w:ins>
            </m:r>
          </m:e>
          <m:sub>
            <m:r>
              <w:ins w:id="1956" w:author="智绘未来专利代理" w:date="2021-09-03T17:45:00Z">
                <w:rPr>
                  <w:rFonts w:ascii="Cambria Math" w:hAnsi="Cambria Math"/>
                </w:rPr>
                <m:t>m</m:t>
              </w:ins>
            </m:r>
          </m:sub>
        </m:sSub>
        <m:r>
          <m:rPr>
            <m:sty m:val="p"/>
          </m:rPr>
          <w:rPr>
            <w:rFonts w:ascii="Cambria Math" w:hAnsi="Cambria Math" w:hint="eastAsia"/>
          </w:rPr>
          <m:t>[</m:t>
        </m:r>
        <m:r>
          <m:rPr>
            <m:sty m:val="p"/>
          </m:rPr>
          <w:rPr>
            <w:rFonts w:ascii="Cambria Math" w:hAnsi="Cambria Math"/>
          </w:rPr>
          <m:t>2]</m:t>
        </m:r>
      </m:oMath>
      <w:r w:rsidR="00426115" w:rsidRPr="009B1CC0">
        <w:rPr>
          <w:rFonts w:hint="eastAsia"/>
        </w:rPr>
        <w:t>，</w:t>
      </w:r>
      <w:ins w:id="1957" w:author="智绘未来专利代理" w:date="2021-09-03T17:45:00Z">
        <w:r w:rsidR="00426115" w:rsidRPr="00613368">
          <w:rPr>
            <w:rFonts w:hint="eastAsia"/>
          </w:rPr>
          <w:t>以如下公式</w:t>
        </w:r>
      </w:ins>
      <w:r w:rsidR="00426115" w:rsidRPr="009B1CC0">
        <w:rPr>
          <w:rFonts w:hint="eastAsia"/>
        </w:rPr>
        <w:t>计算</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01</m:t>
            </m:r>
          </m:sub>
        </m:sSub>
      </m:oMath>
      <w:r w:rsidR="00426115" w:rsidRPr="009B1CC0">
        <w:rPr>
          <w:rFonts w:hint="eastAsia"/>
        </w:rPr>
        <w:t>、</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02</m:t>
            </m:r>
          </m:sub>
        </m:sSub>
      </m:oMath>
      <w:r w:rsidR="00426115" w:rsidRPr="009B1CC0">
        <w:rPr>
          <w:rFonts w:hint="eastAsia"/>
        </w:rPr>
        <w:t>、</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12</m:t>
            </m:r>
          </m:sub>
        </m:sSub>
      </m:oMath>
      <w:r w:rsidR="00B71BD7" w:rsidRPr="009B1CC0">
        <w:rPr>
          <w:rFonts w:hint="eastAsia"/>
        </w:rPr>
        <w:t>，</w:t>
      </w:r>
      <w:del w:id="1958" w:author="智绘未来专利代理" w:date="2021-09-03T17:45:00Z">
        <w:r w:rsidR="0043536A">
          <w:rPr>
            <w:rFonts w:hint="eastAsia"/>
            <w:color w:val="000000" w:themeColor="text1"/>
            <w:lang w:bidi="en-US"/>
          </w:rPr>
          <w:delText>进入步骤</w:delText>
        </w:r>
        <w:r w:rsidR="0043536A">
          <w:rPr>
            <w:color w:val="000000" w:themeColor="text1"/>
            <w:lang w:bidi="en-US"/>
          </w:rPr>
          <w:delText>13</w:delText>
        </w:r>
        <w:r w:rsidR="0043536A">
          <w:rPr>
            <w:rFonts w:hint="eastAsia"/>
            <w:color w:val="000000" w:themeColor="text1"/>
            <w:lang w:bidi="en-US"/>
          </w:rPr>
          <w:delText>；</w:delText>
        </w:r>
        <w:r w:rsidR="0043536A">
          <w:rPr>
            <w:color w:val="000000" w:themeColor="text1"/>
            <w:lang w:bidi="en-US"/>
          </w:rPr>
          <w:delText xml:space="preserve"> </w:delText>
        </w:r>
      </w:del>
      <w:ins w:id="1959" w:author="智绘未来专利代理" w:date="2021-09-03T17:45:00Z">
        <w:r w:rsidR="00B71BD7" w:rsidRPr="00613368">
          <w:rPr>
            <w:rFonts w:hint="eastAsia"/>
          </w:rPr>
          <w:t>即</w:t>
        </w:r>
        <w:r w:rsidR="00B71BD7" w:rsidRPr="00613368">
          <w:rPr>
            <w:rFonts w:hint="eastAsia"/>
          </w:rPr>
          <w:t>T</w:t>
        </w:r>
        <w:r w:rsidR="00B71BD7" w:rsidRPr="00613368">
          <w:rPr>
            <w:rFonts w:hint="eastAsia"/>
          </w:rPr>
          <w:t>节点不同侧推导出的序分量电压差异性公式，</w:t>
        </w:r>
      </w:ins>
    </w:p>
    <w:p w14:paraId="69B50C1B" w14:textId="77777777" w:rsidR="00190AAD" w:rsidRDefault="0043536A">
      <w:pPr>
        <w:pStyle w:val="00"/>
        <w:ind w:leftChars="202" w:left="424" w:firstLineChars="59" w:firstLine="142"/>
        <w:rPr>
          <w:del w:id="1960" w:author="智绘未来专利代理" w:date="2021-09-03T17:45:00Z"/>
          <w:color w:val="000000" w:themeColor="text1"/>
          <w:lang w:bidi="en-US"/>
        </w:rPr>
      </w:pPr>
      <m:oMath>
        <m:d>
          <m:dPr>
            <m:begChr m:val="["/>
            <m:endChr m:val="]"/>
            <m:ctrlPr>
              <w:del w:id="1961" w:author="智绘未来专利代理" w:date="2021-09-03T17:45:00Z">
                <w:rPr>
                  <w:rFonts w:ascii="Cambria Math" w:hAnsi="Cambria Math"/>
                  <w:color w:val="000000" w:themeColor="text1"/>
                  <w:szCs w:val="24"/>
                </w:rPr>
              </w:del>
            </m:ctrlPr>
          </m:dPr>
          <m:e>
            <m:r>
              <w:del w:id="1962" w:author="智绘未来专利代理" w:date="2021-09-03T17:45:00Z">
                <w:rPr>
                  <w:rFonts w:ascii="Cambria Math" w:hAnsi="Cambria Math"/>
                  <w:color w:val="000000" w:themeColor="text1"/>
                  <w:szCs w:val="24"/>
                </w:rPr>
                <m:t>(</m:t>
              </w:del>
            </m:r>
            <m:r>
              <w:del w:id="1963" w:author="智绘未来专利代理" w:date="2021-09-03T17:45:00Z">
                <m:rPr>
                  <m:sty m:val="p"/>
                </m:rPr>
                <w:rPr>
                  <w:rFonts w:ascii="Cambria Math" w:hAnsi="Cambria Math"/>
                  <w:color w:val="000000" w:themeColor="text1"/>
                  <w:szCs w:val="24"/>
                </w:rPr>
                <m:t>m1</m:t>
              </w:del>
            </m:r>
            <m:r>
              <w:del w:id="1964" w:author="智绘未来专利代理" w:date="2021-09-03T17:45:00Z">
                <w:rPr>
                  <w:rFonts w:ascii="Cambria Math" w:hAnsi="Cambria Math"/>
                  <w:color w:val="000000" w:themeColor="text1"/>
                  <w:szCs w:val="24"/>
                </w:rPr>
                <m:t>+</m:t>
              </w:del>
            </m:r>
            <m:r>
              <w:del w:id="1965" w:author="智绘未来专利代理" w:date="2021-09-03T17:45:00Z">
                <m:rPr>
                  <m:sty m:val="p"/>
                </m:rPr>
                <w:rPr>
                  <w:rFonts w:ascii="Cambria Math" w:hAnsi="Cambria Math" w:hint="eastAsia"/>
                  <w:color w:val="000000" w:themeColor="text1"/>
                  <w:szCs w:val="24"/>
                </w:rPr>
                <m:t>m</m:t>
              </w:del>
            </m:r>
            <m:r>
              <w:del w:id="1966" w:author="智绘未来专利代理" w:date="2021-09-03T17:45:00Z">
                <m:rPr>
                  <m:sty m:val="p"/>
                </m:rPr>
                <w:rPr>
                  <w:rFonts w:ascii="Cambria Math" w:hAnsi="Cambria Math"/>
                  <w:color w:val="000000" w:themeColor="text1"/>
                  <w:szCs w:val="24"/>
                </w:rPr>
                <m:t>2</m:t>
              </w:del>
            </m:r>
            <m:r>
              <w:del w:id="1967" w:author="智绘未来专利代理" w:date="2021-09-03T17:45:00Z">
                <w:rPr>
                  <w:rFonts w:ascii="Cambria Math" w:hAnsi="Cambria Math"/>
                  <w:color w:val="000000" w:themeColor="text1"/>
                  <w:szCs w:val="24"/>
                </w:rPr>
                <m:t>)</m:t>
              </w:del>
            </m:r>
            <m:r>
              <w:del w:id="1968" w:author="智绘未来专利代理" w:date="2021-09-03T17:45:00Z">
                <m:rPr>
                  <m:sty m:val="p"/>
                </m:rPr>
                <w:rPr>
                  <w:rFonts w:ascii="Cambria Math" w:hAnsi="Cambria Math"/>
                  <w:color w:val="000000" w:themeColor="text1"/>
                  <w:szCs w:val="24"/>
                </w:rPr>
                <m:t>/2</m:t>
              </w:del>
            </m:r>
          </m:e>
        </m:d>
      </m:oMath>
      <w:del w:id="1969" w:author="智绘未来专利代理" w:date="2021-09-03T17:45:00Z">
        <w:r>
          <w:rPr>
            <w:rFonts w:hint="eastAsia"/>
            <w:color w:val="000000" w:themeColor="text1"/>
            <w:lang w:bidi="en-US"/>
          </w:rPr>
          <w:delText>为取整数。</w:delText>
        </w:r>
      </w:del>
    </w:p>
    <w:p w14:paraId="619E5653" w14:textId="77777777" w:rsidR="00190AAD" w:rsidRDefault="0043536A">
      <w:pPr>
        <w:pStyle w:val="00"/>
        <w:ind w:leftChars="202" w:left="424" w:firstLineChars="59" w:firstLine="142"/>
        <w:rPr>
          <w:del w:id="1970" w:author="智绘未来专利代理" w:date="2021-09-03T17:45:00Z"/>
          <w:color w:val="000000" w:themeColor="text1"/>
          <w:lang w:bidi="en-US"/>
        </w:rPr>
      </w:pPr>
      <w:del w:id="1971" w:author="智绘未来专利代理" w:date="2021-09-03T17:45:00Z">
        <w:r>
          <w:rPr>
            <w:rFonts w:hint="eastAsia"/>
            <w:color w:val="000000" w:themeColor="text1"/>
            <w:szCs w:val="24"/>
          </w:rPr>
          <w:delText>T</w:delText>
        </w:r>
        <w:r>
          <w:rPr>
            <w:rFonts w:hint="eastAsia"/>
            <w:color w:val="000000" w:themeColor="text1"/>
            <w:szCs w:val="24"/>
          </w:rPr>
          <w:delText>节点不同侧推导出的序分量电压差异性公式为：</w:delText>
        </w:r>
      </w:del>
    </w:p>
    <w:p w14:paraId="1262AB49" w14:textId="77777777" w:rsidR="00190AAD" w:rsidRDefault="0043536A">
      <w:pPr>
        <w:pStyle w:val="af8"/>
        <w:ind w:left="851" w:firstLineChars="0" w:hanging="142"/>
        <w:rPr>
          <w:del w:id="1972" w:author="智绘未来专利代理" w:date="2021-09-03T17:45:00Z"/>
          <w:color w:val="000000" w:themeColor="text1"/>
          <w:sz w:val="24"/>
          <w:szCs w:val="24"/>
        </w:rPr>
      </w:pPr>
      <m:oMathPara>
        <m:oMathParaPr>
          <m:jc m:val="left"/>
        </m:oMathParaPr>
        <m:oMath>
          <m:r>
            <w:del w:id="1973" w:author="智绘未来专利代理" w:date="2021-09-03T17:45:00Z">
              <m:rPr>
                <m:sty m:val="p"/>
              </m:rPr>
              <w:rPr>
                <w:rFonts w:ascii="Cambria Math" w:hAnsi="Cambria Math"/>
                <w:color w:val="000000" w:themeColor="text1"/>
                <w:sz w:val="24"/>
                <w:szCs w:val="24"/>
              </w:rPr>
              <m:t>∆</m:t>
            </w:del>
          </m:r>
          <m:sSub>
            <m:sSubPr>
              <m:ctrlPr>
                <w:del w:id="1974" w:author="智绘未来专利代理" w:date="2021-09-03T17:45:00Z">
                  <w:rPr>
                    <w:rFonts w:ascii="Cambria Math" w:eastAsia="Cambria Math" w:hAnsi="Cambria Math"/>
                    <w:color w:val="000000" w:themeColor="text1"/>
                    <w:sz w:val="24"/>
                    <w:szCs w:val="24"/>
                  </w:rPr>
                </w:del>
              </m:ctrlPr>
            </m:sSubPr>
            <m:e>
              <m:acc>
                <m:accPr>
                  <m:chr m:val="̇"/>
                  <m:ctrlPr>
                    <w:del w:id="1975" w:author="智绘未来专利代理" w:date="2021-09-03T17:45:00Z">
                      <w:rPr>
                        <w:rFonts w:ascii="Cambria Math" w:eastAsia="Cambria Math" w:hAnsi="Cambria Math"/>
                        <w:color w:val="000000" w:themeColor="text1"/>
                        <w:sz w:val="24"/>
                        <w:szCs w:val="24"/>
                      </w:rPr>
                    </w:del>
                  </m:ctrlPr>
                </m:accPr>
                <m:e>
                  <m:r>
                    <w:del w:id="1976" w:author="智绘未来专利代理" w:date="2021-09-03T17:45:00Z">
                      <w:rPr>
                        <w:rFonts w:ascii="Cambria Math" w:hAnsi="Cambria Math"/>
                        <w:color w:val="000000" w:themeColor="text1"/>
                        <w:sz w:val="24"/>
                        <w:szCs w:val="24"/>
                      </w:rPr>
                      <m:t>U</m:t>
                    </w:del>
                  </m:r>
                </m:e>
              </m:acc>
            </m:e>
            <m:sub>
              <m:r>
                <w:del w:id="1977" w:author="智绘未来专利代理" w:date="2021-09-03T17:45:00Z">
                  <w:rPr>
                    <w:rFonts w:ascii="Cambria Math" w:hAnsi="Cambria Math"/>
                    <w:color w:val="000000" w:themeColor="text1"/>
                    <w:sz w:val="24"/>
                    <w:szCs w:val="24"/>
                  </w:rPr>
                  <m:t>01</m:t>
                </w:del>
              </m:r>
            </m:sub>
          </m:sSub>
          <m:r>
            <w:del w:id="1978" w:author="智绘未来专利代理" w:date="2021-09-03T17:45:00Z">
              <m:rPr>
                <m:sty m:val="p"/>
              </m:rPr>
              <w:rPr>
                <w:rFonts w:ascii="Cambria Math" w:hAnsi="Cambria Math"/>
                <w:color w:val="000000" w:themeColor="text1"/>
                <w:sz w:val="24"/>
                <w:szCs w:val="24"/>
              </w:rPr>
              <m:t>=</m:t>
            </w:del>
          </m:r>
          <m:d>
            <m:dPr>
              <m:begChr m:val="|"/>
              <m:endChr m:val="|"/>
              <m:ctrlPr>
                <w:del w:id="1979" w:author="智绘未来专利代理" w:date="2021-09-03T17:45:00Z">
                  <w:rPr>
                    <w:rFonts w:ascii="Cambria Math" w:eastAsia="Cambria Math" w:hAnsi="Cambria Math"/>
                    <w:color w:val="000000" w:themeColor="text1"/>
                    <w:sz w:val="24"/>
                    <w:szCs w:val="24"/>
                  </w:rPr>
                </w:del>
              </m:ctrlPr>
            </m:dPr>
            <m:e>
              <m:acc>
                <m:accPr>
                  <m:chr m:val="̇"/>
                  <m:ctrlPr>
                    <w:del w:id="1980" w:author="智绘未来专利代理" w:date="2021-09-03T17:45:00Z">
                      <w:rPr>
                        <w:rFonts w:ascii="Cambria Math" w:hAnsi="Cambria Math"/>
                        <w:color w:val="000000" w:themeColor="text1"/>
                        <w:sz w:val="24"/>
                        <w:szCs w:val="24"/>
                      </w:rPr>
                    </w:del>
                  </m:ctrlPr>
                </m:accPr>
                <m:e>
                  <m:r>
                    <w:del w:id="1981" w:author="智绘未来专利代理" w:date="2021-09-03T17:45:00Z">
                      <w:rPr>
                        <w:rFonts w:ascii="Cambria Math" w:hAnsi="Cambria Math"/>
                        <w:color w:val="000000" w:themeColor="text1"/>
                        <w:sz w:val="24"/>
                        <w:szCs w:val="24"/>
                      </w:rPr>
                      <m:t>U</m:t>
                    </w:del>
                  </m:r>
                </m:e>
              </m:acc>
              <m:sSub>
                <m:sSubPr>
                  <m:ctrlPr>
                    <w:del w:id="1982" w:author="智绘未来专利代理" w:date="2021-09-03T17:45:00Z">
                      <w:rPr>
                        <w:rFonts w:ascii="Cambria Math" w:hAnsi="Cambria Math"/>
                        <w:color w:val="000000" w:themeColor="text1"/>
                        <w:sz w:val="24"/>
                        <w:szCs w:val="24"/>
                      </w:rPr>
                    </w:del>
                  </m:ctrlPr>
                </m:sSubPr>
                <m:e>
                  <m:r>
                    <w:del w:id="1983" w:author="智绘未来专利代理" w:date="2021-09-03T17:45:00Z">
                      <m:rPr>
                        <m:sty m:val="p"/>
                      </m:rPr>
                      <w:rPr>
                        <w:rFonts w:ascii="Cambria Math" w:hAnsi="Cambria Math"/>
                        <w:color w:val="000000" w:themeColor="text1"/>
                        <w:sz w:val="24"/>
                        <w:szCs w:val="24"/>
                      </w:rPr>
                      <m:t>T</m:t>
                    </w:del>
                  </m:r>
                </m:e>
                <m:sub>
                  <m:r>
                    <w:del w:id="1984" w:author="智绘未来专利代理" w:date="2021-09-03T17:45:00Z">
                      <m:rPr>
                        <m:sty m:val="p"/>
                      </m:rPr>
                      <w:rPr>
                        <w:rFonts w:ascii="Cambria Math" w:hAnsi="Cambria Math"/>
                        <w:color w:val="000000" w:themeColor="text1"/>
                        <w:sz w:val="24"/>
                        <w:szCs w:val="24"/>
                      </w:rPr>
                      <m:t>m</m:t>
                    </w:del>
                  </m:r>
                </m:sub>
              </m:sSub>
              <m:d>
                <m:dPr>
                  <m:begChr m:val="["/>
                  <m:endChr m:val="]"/>
                  <m:ctrlPr>
                    <w:del w:id="1985" w:author="智绘未来专利代理" w:date="2021-09-03T17:45:00Z">
                      <w:rPr>
                        <w:rFonts w:ascii="Cambria Math" w:hAnsi="Cambria Math"/>
                        <w:color w:val="000000" w:themeColor="text1"/>
                        <w:sz w:val="24"/>
                        <w:szCs w:val="24"/>
                      </w:rPr>
                    </w:del>
                  </m:ctrlPr>
                </m:dPr>
                <m:e>
                  <m:r>
                    <w:del w:id="1986" w:author="智绘未来专利代理" w:date="2021-09-03T17:45:00Z">
                      <m:rPr>
                        <m:sty m:val="p"/>
                      </m:rPr>
                      <w:rPr>
                        <w:rFonts w:ascii="Cambria Math" w:hAnsi="Cambria Math"/>
                        <w:color w:val="000000" w:themeColor="text1"/>
                        <w:sz w:val="24"/>
                        <w:szCs w:val="24"/>
                      </w:rPr>
                      <m:t>0</m:t>
                    </w:del>
                  </m:r>
                </m:e>
              </m:d>
              <m:r>
                <w:del w:id="1987" w:author="智绘未来专利代理" w:date="2021-09-03T17:45:00Z">
                  <m:rPr>
                    <m:sty m:val="p"/>
                  </m:rPr>
                  <w:rPr>
                    <w:rFonts w:ascii="Cambria Math" w:hAnsi="Cambria Math"/>
                    <w:color w:val="000000" w:themeColor="text1"/>
                    <w:sz w:val="24"/>
                    <w:szCs w:val="24"/>
                  </w:rPr>
                  <m:t>-</m:t>
                </w:del>
              </m:r>
              <m:acc>
                <m:accPr>
                  <m:chr m:val="̇"/>
                  <m:ctrlPr>
                    <w:del w:id="1988" w:author="智绘未来专利代理" w:date="2021-09-03T17:45:00Z">
                      <w:rPr>
                        <w:rFonts w:ascii="Cambria Math" w:hAnsi="Cambria Math"/>
                        <w:color w:val="000000" w:themeColor="text1"/>
                        <w:sz w:val="24"/>
                        <w:szCs w:val="24"/>
                      </w:rPr>
                    </w:del>
                  </m:ctrlPr>
                </m:accPr>
                <m:e>
                  <m:r>
                    <w:del w:id="1989" w:author="智绘未来专利代理" w:date="2021-09-03T17:45:00Z">
                      <w:rPr>
                        <w:rFonts w:ascii="Cambria Math" w:hAnsi="Cambria Math"/>
                        <w:color w:val="000000" w:themeColor="text1"/>
                        <w:sz w:val="24"/>
                        <w:szCs w:val="24"/>
                      </w:rPr>
                      <m:t>U</m:t>
                    </w:del>
                  </m:r>
                </m:e>
              </m:acc>
              <m:sSub>
                <m:sSubPr>
                  <m:ctrlPr>
                    <w:del w:id="1990" w:author="智绘未来专利代理" w:date="2021-09-03T17:45:00Z">
                      <w:rPr>
                        <w:rFonts w:ascii="Cambria Math" w:hAnsi="Cambria Math"/>
                        <w:color w:val="000000" w:themeColor="text1"/>
                        <w:sz w:val="24"/>
                        <w:szCs w:val="24"/>
                      </w:rPr>
                    </w:del>
                  </m:ctrlPr>
                </m:sSubPr>
                <m:e>
                  <m:r>
                    <w:del w:id="1991" w:author="智绘未来专利代理" w:date="2021-09-03T17:45:00Z">
                      <m:rPr>
                        <m:sty m:val="p"/>
                      </m:rPr>
                      <w:rPr>
                        <w:rFonts w:ascii="Cambria Math" w:hAnsi="Cambria Math"/>
                        <w:color w:val="000000" w:themeColor="text1"/>
                        <w:sz w:val="24"/>
                        <w:szCs w:val="24"/>
                      </w:rPr>
                      <m:t>T</m:t>
                    </w:del>
                  </m:r>
                </m:e>
                <m:sub>
                  <m:r>
                    <w:del w:id="1992" w:author="智绘未来专利代理" w:date="2021-09-03T17:45:00Z">
                      <m:rPr>
                        <m:sty m:val="p"/>
                      </m:rPr>
                      <w:rPr>
                        <w:rFonts w:ascii="Cambria Math" w:hAnsi="Cambria Math"/>
                        <w:color w:val="000000" w:themeColor="text1"/>
                        <w:sz w:val="24"/>
                        <w:szCs w:val="24"/>
                      </w:rPr>
                      <m:t>m</m:t>
                    </w:del>
                  </m:r>
                </m:sub>
              </m:sSub>
              <m:d>
                <m:dPr>
                  <m:begChr m:val="["/>
                  <m:endChr m:val="]"/>
                  <m:ctrlPr>
                    <w:del w:id="1993" w:author="智绘未来专利代理" w:date="2021-09-03T17:45:00Z">
                      <w:rPr>
                        <w:rFonts w:ascii="Cambria Math" w:hAnsi="Cambria Math"/>
                        <w:color w:val="000000" w:themeColor="text1"/>
                        <w:sz w:val="24"/>
                        <w:szCs w:val="24"/>
                      </w:rPr>
                    </w:del>
                  </m:ctrlPr>
                </m:dPr>
                <m:e>
                  <m:r>
                    <w:del w:id="1994" w:author="智绘未来专利代理" w:date="2021-09-03T17:45:00Z">
                      <m:rPr>
                        <m:sty m:val="p"/>
                      </m:rPr>
                      <w:rPr>
                        <w:rFonts w:ascii="Cambria Math" w:hAnsi="Cambria Math"/>
                        <w:color w:val="000000" w:themeColor="text1"/>
                        <w:sz w:val="24"/>
                        <w:szCs w:val="24"/>
                      </w:rPr>
                      <m:t>1</m:t>
                    </w:del>
                  </m:r>
                </m:e>
              </m:d>
            </m:e>
          </m:d>
        </m:oMath>
      </m:oMathPara>
    </w:p>
    <w:p w14:paraId="6E51D008" w14:textId="77777777" w:rsidR="00190AAD" w:rsidRDefault="0043536A">
      <w:pPr>
        <w:pStyle w:val="af8"/>
        <w:ind w:leftChars="133" w:left="850" w:hangingChars="238" w:hanging="571"/>
        <w:rPr>
          <w:del w:id="1995" w:author="智绘未来专利代理" w:date="2021-09-03T17:45:00Z"/>
          <w:color w:val="000000" w:themeColor="text1"/>
          <w:sz w:val="24"/>
          <w:szCs w:val="24"/>
        </w:rPr>
      </w:pPr>
      <m:oMathPara>
        <m:oMathParaPr>
          <m:jc m:val="left"/>
        </m:oMathParaPr>
        <m:oMath>
          <m:r>
            <w:del w:id="1996" w:author="智绘未来专利代理" w:date="2021-09-03T17:45:00Z">
              <m:rPr>
                <m:sty m:val="p"/>
              </m:rPr>
              <w:rPr>
                <w:rFonts w:ascii="Cambria Math" w:hAnsi="Cambria Math"/>
                <w:color w:val="000000" w:themeColor="text1"/>
                <w:sz w:val="24"/>
                <w:szCs w:val="24"/>
              </w:rPr>
              <m:t>∆</m:t>
            </w:del>
          </m:r>
          <m:sSub>
            <m:sSubPr>
              <m:ctrlPr>
                <w:del w:id="1997" w:author="智绘未来专利代理" w:date="2021-09-03T17:45:00Z">
                  <w:rPr>
                    <w:rFonts w:ascii="Cambria Math" w:eastAsia="Cambria Math" w:hAnsi="Cambria Math"/>
                    <w:color w:val="000000" w:themeColor="text1"/>
                    <w:sz w:val="24"/>
                    <w:szCs w:val="24"/>
                  </w:rPr>
                </w:del>
              </m:ctrlPr>
            </m:sSubPr>
            <m:e>
              <m:acc>
                <m:accPr>
                  <m:chr m:val="̇"/>
                  <m:ctrlPr>
                    <w:del w:id="1998" w:author="智绘未来专利代理" w:date="2021-09-03T17:45:00Z">
                      <w:rPr>
                        <w:rFonts w:ascii="Cambria Math" w:eastAsia="Cambria Math" w:hAnsi="Cambria Math"/>
                        <w:color w:val="000000" w:themeColor="text1"/>
                        <w:sz w:val="24"/>
                        <w:szCs w:val="24"/>
                      </w:rPr>
                    </w:del>
                  </m:ctrlPr>
                </m:accPr>
                <m:e>
                  <m:r>
                    <w:del w:id="1999" w:author="智绘未来专利代理" w:date="2021-09-03T17:45:00Z">
                      <w:rPr>
                        <w:rFonts w:ascii="Cambria Math" w:hAnsi="Cambria Math"/>
                        <w:color w:val="000000" w:themeColor="text1"/>
                        <w:sz w:val="24"/>
                        <w:szCs w:val="24"/>
                      </w:rPr>
                      <m:t>U</m:t>
                    </w:del>
                  </m:r>
                </m:e>
              </m:acc>
            </m:e>
            <m:sub>
              <m:r>
                <w:del w:id="2000" w:author="智绘未来专利代理" w:date="2021-09-03T17:45:00Z">
                  <w:rPr>
                    <w:rFonts w:ascii="Cambria Math" w:hAnsi="Cambria Math"/>
                    <w:color w:val="000000" w:themeColor="text1"/>
                    <w:sz w:val="24"/>
                    <w:szCs w:val="24"/>
                  </w:rPr>
                  <m:t>02</m:t>
                </w:del>
              </m:r>
            </m:sub>
          </m:sSub>
          <m:r>
            <w:del w:id="2001" w:author="智绘未来专利代理" w:date="2021-09-03T17:45:00Z">
              <m:rPr>
                <m:sty m:val="p"/>
              </m:rPr>
              <w:rPr>
                <w:rFonts w:ascii="Cambria Math" w:hAnsi="Cambria Math"/>
                <w:color w:val="000000" w:themeColor="text1"/>
                <w:sz w:val="24"/>
                <w:szCs w:val="24"/>
              </w:rPr>
              <m:t>=</m:t>
            </w:del>
          </m:r>
          <m:d>
            <m:dPr>
              <m:begChr m:val="|"/>
              <m:endChr m:val="|"/>
              <m:ctrlPr>
                <w:del w:id="2002" w:author="智绘未来专利代理" w:date="2021-09-03T17:45:00Z">
                  <w:rPr>
                    <w:rFonts w:ascii="Cambria Math" w:eastAsia="Cambria Math" w:hAnsi="Cambria Math"/>
                    <w:color w:val="000000" w:themeColor="text1"/>
                    <w:sz w:val="24"/>
                    <w:szCs w:val="24"/>
                  </w:rPr>
                </w:del>
              </m:ctrlPr>
            </m:dPr>
            <m:e>
              <m:acc>
                <m:accPr>
                  <m:chr m:val="̇"/>
                  <m:ctrlPr>
                    <w:del w:id="2003" w:author="智绘未来专利代理" w:date="2021-09-03T17:45:00Z">
                      <w:rPr>
                        <w:rFonts w:ascii="Cambria Math" w:hAnsi="Cambria Math"/>
                        <w:color w:val="000000" w:themeColor="text1"/>
                        <w:sz w:val="24"/>
                        <w:szCs w:val="24"/>
                      </w:rPr>
                    </w:del>
                  </m:ctrlPr>
                </m:accPr>
                <m:e>
                  <m:r>
                    <w:del w:id="2004" w:author="智绘未来专利代理" w:date="2021-09-03T17:45:00Z">
                      <w:rPr>
                        <w:rFonts w:ascii="Cambria Math" w:hAnsi="Cambria Math"/>
                        <w:color w:val="000000" w:themeColor="text1"/>
                        <w:sz w:val="24"/>
                        <w:szCs w:val="24"/>
                      </w:rPr>
                      <m:t>U</m:t>
                    </w:del>
                  </m:r>
                </m:e>
              </m:acc>
              <m:sSub>
                <m:sSubPr>
                  <m:ctrlPr>
                    <w:del w:id="2005" w:author="智绘未来专利代理" w:date="2021-09-03T17:45:00Z">
                      <w:rPr>
                        <w:rFonts w:ascii="Cambria Math" w:hAnsi="Cambria Math"/>
                        <w:color w:val="000000" w:themeColor="text1"/>
                        <w:sz w:val="24"/>
                        <w:szCs w:val="24"/>
                      </w:rPr>
                    </w:del>
                  </m:ctrlPr>
                </m:sSubPr>
                <m:e>
                  <m:r>
                    <w:del w:id="2006" w:author="智绘未来专利代理" w:date="2021-09-03T17:45:00Z">
                      <m:rPr>
                        <m:sty m:val="p"/>
                      </m:rPr>
                      <w:rPr>
                        <w:rFonts w:ascii="Cambria Math" w:hAnsi="Cambria Math"/>
                        <w:color w:val="000000" w:themeColor="text1"/>
                        <w:sz w:val="24"/>
                        <w:szCs w:val="24"/>
                      </w:rPr>
                      <m:t>T</m:t>
                    </w:del>
                  </m:r>
                </m:e>
                <m:sub>
                  <m:r>
                    <w:del w:id="2007" w:author="智绘未来专利代理" w:date="2021-09-03T17:45:00Z">
                      <m:rPr>
                        <m:sty m:val="p"/>
                      </m:rPr>
                      <w:rPr>
                        <w:rFonts w:ascii="Cambria Math" w:hAnsi="Cambria Math"/>
                        <w:color w:val="000000" w:themeColor="text1"/>
                        <w:sz w:val="24"/>
                        <w:szCs w:val="24"/>
                      </w:rPr>
                      <m:t>m</m:t>
                    </w:del>
                  </m:r>
                </m:sub>
              </m:sSub>
              <m:d>
                <m:dPr>
                  <m:begChr m:val="["/>
                  <m:endChr m:val="]"/>
                  <m:ctrlPr>
                    <w:del w:id="2008" w:author="智绘未来专利代理" w:date="2021-09-03T17:45:00Z">
                      <w:rPr>
                        <w:rFonts w:ascii="Cambria Math" w:hAnsi="Cambria Math"/>
                        <w:color w:val="000000" w:themeColor="text1"/>
                        <w:sz w:val="24"/>
                        <w:szCs w:val="24"/>
                      </w:rPr>
                    </w:del>
                  </m:ctrlPr>
                </m:dPr>
                <m:e>
                  <m:r>
                    <w:del w:id="2009" w:author="智绘未来专利代理" w:date="2021-09-03T17:45:00Z">
                      <m:rPr>
                        <m:sty m:val="p"/>
                      </m:rPr>
                      <w:rPr>
                        <w:rFonts w:ascii="Cambria Math" w:hAnsi="Cambria Math"/>
                        <w:color w:val="000000" w:themeColor="text1"/>
                        <w:sz w:val="24"/>
                        <w:szCs w:val="24"/>
                      </w:rPr>
                      <m:t>0</m:t>
                    </w:del>
                  </m:r>
                </m:e>
              </m:d>
              <m:r>
                <w:del w:id="2010" w:author="智绘未来专利代理" w:date="2021-09-03T17:45:00Z">
                  <m:rPr>
                    <m:sty m:val="p"/>
                  </m:rPr>
                  <w:rPr>
                    <w:rFonts w:ascii="Cambria Math" w:hAnsi="Cambria Math"/>
                    <w:color w:val="000000" w:themeColor="text1"/>
                    <w:sz w:val="24"/>
                    <w:szCs w:val="24"/>
                  </w:rPr>
                  <m:t>-</m:t>
                </w:del>
              </m:r>
              <m:acc>
                <m:accPr>
                  <m:chr m:val="̇"/>
                  <m:ctrlPr>
                    <w:del w:id="2011" w:author="智绘未来专利代理" w:date="2021-09-03T17:45:00Z">
                      <w:rPr>
                        <w:rFonts w:ascii="Cambria Math" w:hAnsi="Cambria Math"/>
                        <w:color w:val="000000" w:themeColor="text1"/>
                        <w:sz w:val="24"/>
                        <w:szCs w:val="24"/>
                      </w:rPr>
                    </w:del>
                  </m:ctrlPr>
                </m:accPr>
                <m:e>
                  <m:r>
                    <w:del w:id="2012" w:author="智绘未来专利代理" w:date="2021-09-03T17:45:00Z">
                      <w:rPr>
                        <w:rFonts w:ascii="Cambria Math" w:hAnsi="Cambria Math"/>
                        <w:color w:val="000000" w:themeColor="text1"/>
                        <w:sz w:val="24"/>
                        <w:szCs w:val="24"/>
                      </w:rPr>
                      <m:t>U</m:t>
                    </w:del>
                  </m:r>
                </m:e>
              </m:acc>
              <m:sSub>
                <m:sSubPr>
                  <m:ctrlPr>
                    <w:del w:id="2013" w:author="智绘未来专利代理" w:date="2021-09-03T17:45:00Z">
                      <w:rPr>
                        <w:rFonts w:ascii="Cambria Math" w:hAnsi="Cambria Math"/>
                        <w:color w:val="000000" w:themeColor="text1"/>
                        <w:sz w:val="24"/>
                        <w:szCs w:val="24"/>
                      </w:rPr>
                    </w:del>
                  </m:ctrlPr>
                </m:sSubPr>
                <m:e>
                  <m:r>
                    <w:del w:id="2014" w:author="智绘未来专利代理" w:date="2021-09-03T17:45:00Z">
                      <m:rPr>
                        <m:sty m:val="p"/>
                      </m:rPr>
                      <w:rPr>
                        <w:rFonts w:ascii="Cambria Math" w:hAnsi="Cambria Math"/>
                        <w:color w:val="000000" w:themeColor="text1"/>
                        <w:sz w:val="24"/>
                        <w:szCs w:val="24"/>
                      </w:rPr>
                      <m:t>T</m:t>
                    </w:del>
                  </m:r>
                </m:e>
                <m:sub>
                  <m:r>
                    <w:del w:id="2015" w:author="智绘未来专利代理" w:date="2021-09-03T17:45:00Z">
                      <m:rPr>
                        <m:sty m:val="p"/>
                      </m:rPr>
                      <w:rPr>
                        <w:rFonts w:ascii="Cambria Math" w:hAnsi="Cambria Math"/>
                        <w:color w:val="000000" w:themeColor="text1"/>
                        <w:sz w:val="24"/>
                        <w:szCs w:val="24"/>
                      </w:rPr>
                      <m:t>m</m:t>
                    </w:del>
                  </m:r>
                </m:sub>
              </m:sSub>
              <m:d>
                <m:dPr>
                  <m:begChr m:val="["/>
                  <m:endChr m:val="]"/>
                  <m:ctrlPr>
                    <w:del w:id="2016" w:author="智绘未来专利代理" w:date="2021-09-03T17:45:00Z">
                      <w:rPr>
                        <w:rFonts w:ascii="Cambria Math" w:hAnsi="Cambria Math"/>
                        <w:color w:val="000000" w:themeColor="text1"/>
                        <w:sz w:val="24"/>
                        <w:szCs w:val="24"/>
                      </w:rPr>
                    </w:del>
                  </m:ctrlPr>
                </m:dPr>
                <m:e>
                  <m:r>
                    <w:del w:id="2017" w:author="智绘未来专利代理" w:date="2021-09-03T17:45:00Z">
                      <m:rPr>
                        <m:sty m:val="p"/>
                      </m:rPr>
                      <w:rPr>
                        <w:rFonts w:ascii="Cambria Math" w:hAnsi="Cambria Math"/>
                        <w:color w:val="000000" w:themeColor="text1"/>
                        <w:sz w:val="24"/>
                        <w:szCs w:val="24"/>
                      </w:rPr>
                      <m:t>2</m:t>
                    </w:del>
                  </m:r>
                </m:e>
              </m:d>
            </m:e>
          </m:d>
          <m:r>
            <w:del w:id="2018" w:author="智绘未来专利代理" w:date="2021-09-03T17:45:00Z">
              <m:rPr>
                <m:sty m:val="p"/>
              </m:rPr>
              <w:rPr>
                <w:rFonts w:ascii="Cambria Math" w:hAnsi="Cambria Math"/>
                <w:color w:val="000000" w:themeColor="text1"/>
                <w:sz w:val="24"/>
                <w:szCs w:val="24"/>
              </w:rPr>
              <m:t xml:space="preserve"> </m:t>
            </w:del>
          </m:r>
        </m:oMath>
      </m:oMathPara>
    </w:p>
    <w:p w14:paraId="53A6ABCE" w14:textId="77777777" w:rsidR="00190AAD" w:rsidRDefault="0043536A">
      <w:pPr>
        <w:pStyle w:val="af8"/>
        <w:ind w:leftChars="133" w:left="850" w:hangingChars="238" w:hanging="571"/>
        <w:rPr>
          <w:del w:id="2019" w:author="智绘未来专利代理" w:date="2021-09-03T17:45:00Z"/>
          <w:color w:val="000000" w:themeColor="text1"/>
          <w:sz w:val="24"/>
          <w:szCs w:val="24"/>
        </w:rPr>
      </w:pPr>
      <m:oMathPara>
        <m:oMathParaPr>
          <m:jc m:val="left"/>
        </m:oMathParaPr>
        <m:oMath>
          <m:r>
            <w:del w:id="2020" w:author="智绘未来专利代理" w:date="2021-09-03T17:45:00Z">
              <m:rPr>
                <m:sty m:val="p"/>
              </m:rPr>
              <w:rPr>
                <w:rFonts w:ascii="Cambria Math" w:hAnsi="Cambria Math"/>
                <w:color w:val="000000" w:themeColor="text1"/>
                <w:sz w:val="24"/>
                <w:szCs w:val="24"/>
              </w:rPr>
              <m:t>∆</m:t>
            </w:del>
          </m:r>
          <m:sSub>
            <m:sSubPr>
              <m:ctrlPr>
                <w:del w:id="2021" w:author="智绘未来专利代理" w:date="2021-09-03T17:45:00Z">
                  <w:rPr>
                    <w:rFonts w:ascii="Cambria Math" w:eastAsia="Cambria Math" w:hAnsi="Cambria Math"/>
                    <w:color w:val="000000" w:themeColor="text1"/>
                    <w:sz w:val="24"/>
                    <w:szCs w:val="24"/>
                  </w:rPr>
                </w:del>
              </m:ctrlPr>
            </m:sSubPr>
            <m:e>
              <m:acc>
                <m:accPr>
                  <m:chr m:val="̇"/>
                  <m:ctrlPr>
                    <w:del w:id="2022" w:author="智绘未来专利代理" w:date="2021-09-03T17:45:00Z">
                      <w:rPr>
                        <w:rFonts w:ascii="Cambria Math" w:eastAsia="Cambria Math" w:hAnsi="Cambria Math"/>
                        <w:color w:val="000000" w:themeColor="text1"/>
                        <w:sz w:val="24"/>
                        <w:szCs w:val="24"/>
                      </w:rPr>
                    </w:del>
                  </m:ctrlPr>
                </m:accPr>
                <m:e>
                  <m:r>
                    <w:del w:id="2023" w:author="智绘未来专利代理" w:date="2021-09-03T17:45:00Z">
                      <w:rPr>
                        <w:rFonts w:ascii="Cambria Math" w:hAnsi="Cambria Math"/>
                        <w:color w:val="000000" w:themeColor="text1"/>
                        <w:sz w:val="24"/>
                        <w:szCs w:val="24"/>
                      </w:rPr>
                      <m:t>U</m:t>
                    </w:del>
                  </m:r>
                </m:e>
              </m:acc>
            </m:e>
            <m:sub>
              <m:r>
                <w:del w:id="2024" w:author="智绘未来专利代理" w:date="2021-09-03T17:45:00Z">
                  <w:rPr>
                    <w:rFonts w:ascii="Cambria Math" w:hAnsi="Cambria Math"/>
                    <w:color w:val="000000" w:themeColor="text1"/>
                    <w:sz w:val="24"/>
                    <w:szCs w:val="24"/>
                  </w:rPr>
                  <m:t>12</m:t>
                </w:del>
              </m:r>
            </m:sub>
          </m:sSub>
          <m:r>
            <w:del w:id="2025" w:author="智绘未来专利代理" w:date="2021-09-03T17:45:00Z">
              <m:rPr>
                <m:sty m:val="p"/>
              </m:rPr>
              <w:rPr>
                <w:rFonts w:ascii="Cambria Math" w:hAnsi="Cambria Math"/>
                <w:color w:val="000000" w:themeColor="text1"/>
                <w:sz w:val="24"/>
                <w:szCs w:val="24"/>
              </w:rPr>
              <m:t>=</m:t>
            </w:del>
          </m:r>
          <m:d>
            <m:dPr>
              <m:begChr m:val="|"/>
              <m:endChr m:val="|"/>
              <m:ctrlPr>
                <w:del w:id="2026" w:author="智绘未来专利代理" w:date="2021-09-03T17:45:00Z">
                  <w:rPr>
                    <w:rFonts w:ascii="Cambria Math" w:eastAsia="Cambria Math" w:hAnsi="Cambria Math"/>
                    <w:color w:val="000000" w:themeColor="text1"/>
                    <w:sz w:val="24"/>
                    <w:szCs w:val="24"/>
                  </w:rPr>
                </w:del>
              </m:ctrlPr>
            </m:dPr>
            <m:e>
              <m:acc>
                <m:accPr>
                  <m:chr m:val="̇"/>
                  <m:ctrlPr>
                    <w:del w:id="2027" w:author="智绘未来专利代理" w:date="2021-09-03T17:45:00Z">
                      <w:rPr>
                        <w:rFonts w:ascii="Cambria Math" w:hAnsi="Cambria Math"/>
                        <w:i/>
                        <w:color w:val="000000" w:themeColor="text1"/>
                        <w:sz w:val="24"/>
                        <w:szCs w:val="24"/>
                      </w:rPr>
                    </w:del>
                  </m:ctrlPr>
                </m:accPr>
                <m:e>
                  <m:r>
                    <w:del w:id="2028" w:author="智绘未来专利代理" w:date="2021-09-03T17:45:00Z">
                      <w:rPr>
                        <w:rFonts w:ascii="Cambria Math" w:hAnsi="Cambria Math"/>
                        <w:color w:val="000000" w:themeColor="text1"/>
                        <w:sz w:val="24"/>
                        <w:szCs w:val="24"/>
                      </w:rPr>
                      <m:t>U</m:t>
                    </w:del>
                  </m:r>
                </m:e>
              </m:acc>
              <m:sSub>
                <m:sSubPr>
                  <m:ctrlPr>
                    <w:del w:id="2029" w:author="智绘未来专利代理" w:date="2021-09-03T17:45:00Z">
                      <w:rPr>
                        <w:rFonts w:ascii="Cambria Math" w:hAnsi="Cambria Math"/>
                        <w:color w:val="000000" w:themeColor="text1"/>
                        <w:sz w:val="24"/>
                        <w:szCs w:val="24"/>
                      </w:rPr>
                    </w:del>
                  </m:ctrlPr>
                </m:sSubPr>
                <m:e>
                  <m:r>
                    <w:del w:id="2030" w:author="智绘未来专利代理" w:date="2021-09-03T17:45:00Z">
                      <m:rPr>
                        <m:sty m:val="p"/>
                      </m:rPr>
                      <w:rPr>
                        <w:rFonts w:ascii="Cambria Math" w:hAnsi="Cambria Math"/>
                        <w:color w:val="000000" w:themeColor="text1"/>
                        <w:sz w:val="24"/>
                        <w:szCs w:val="24"/>
                      </w:rPr>
                      <m:t>T</m:t>
                    </w:del>
                  </m:r>
                </m:e>
                <m:sub>
                  <m:r>
                    <w:del w:id="2031" w:author="智绘未来专利代理" w:date="2021-09-03T17:45:00Z">
                      <m:rPr>
                        <m:sty m:val="p"/>
                      </m:rPr>
                      <w:rPr>
                        <w:rFonts w:ascii="Cambria Math" w:hAnsi="Cambria Math"/>
                        <w:color w:val="000000" w:themeColor="text1"/>
                        <w:sz w:val="24"/>
                        <w:szCs w:val="24"/>
                      </w:rPr>
                      <m:t>m</m:t>
                    </w:del>
                  </m:r>
                </m:sub>
              </m:sSub>
              <m:d>
                <m:dPr>
                  <m:begChr m:val="["/>
                  <m:endChr m:val="]"/>
                  <m:ctrlPr>
                    <w:del w:id="2032" w:author="智绘未来专利代理" w:date="2021-09-03T17:45:00Z">
                      <w:rPr>
                        <w:rFonts w:ascii="Cambria Math" w:hAnsi="Cambria Math"/>
                        <w:color w:val="000000" w:themeColor="text1"/>
                        <w:sz w:val="24"/>
                        <w:szCs w:val="24"/>
                      </w:rPr>
                    </w:del>
                  </m:ctrlPr>
                </m:dPr>
                <m:e>
                  <m:r>
                    <w:del w:id="2033" w:author="智绘未来专利代理" w:date="2021-09-03T17:45:00Z">
                      <m:rPr>
                        <m:sty m:val="p"/>
                      </m:rPr>
                      <w:rPr>
                        <w:rFonts w:ascii="Cambria Math" w:hAnsi="Cambria Math"/>
                        <w:color w:val="000000" w:themeColor="text1"/>
                        <w:sz w:val="24"/>
                        <w:szCs w:val="24"/>
                      </w:rPr>
                      <m:t>1</m:t>
                    </w:del>
                  </m:r>
                </m:e>
              </m:d>
              <m:r>
                <w:del w:id="2034" w:author="智绘未来专利代理" w:date="2021-09-03T17:45:00Z">
                  <m:rPr>
                    <m:sty m:val="p"/>
                  </m:rPr>
                  <w:rPr>
                    <w:rFonts w:ascii="Cambria Math" w:hAnsi="Cambria Math"/>
                    <w:color w:val="000000" w:themeColor="text1"/>
                    <w:sz w:val="24"/>
                    <w:szCs w:val="24"/>
                  </w:rPr>
                  <m:t>-</m:t>
                </w:del>
              </m:r>
              <m:acc>
                <m:accPr>
                  <m:chr m:val="̇"/>
                  <m:ctrlPr>
                    <w:del w:id="2035" w:author="智绘未来专利代理" w:date="2021-09-03T17:45:00Z">
                      <w:rPr>
                        <w:rFonts w:ascii="Cambria Math" w:hAnsi="Cambria Math"/>
                        <w:color w:val="000000" w:themeColor="text1"/>
                        <w:sz w:val="24"/>
                        <w:szCs w:val="24"/>
                      </w:rPr>
                    </w:del>
                  </m:ctrlPr>
                </m:accPr>
                <m:e>
                  <m:r>
                    <w:del w:id="2036" w:author="智绘未来专利代理" w:date="2021-09-03T17:45:00Z">
                      <w:rPr>
                        <w:rFonts w:ascii="Cambria Math" w:hAnsi="Cambria Math"/>
                        <w:color w:val="000000" w:themeColor="text1"/>
                        <w:sz w:val="24"/>
                        <w:szCs w:val="24"/>
                      </w:rPr>
                      <m:t>U</m:t>
                    </w:del>
                  </m:r>
                </m:e>
              </m:acc>
              <m:sSub>
                <m:sSubPr>
                  <m:ctrlPr>
                    <w:del w:id="2037" w:author="智绘未来专利代理" w:date="2021-09-03T17:45:00Z">
                      <w:rPr>
                        <w:rFonts w:ascii="Cambria Math" w:hAnsi="Cambria Math"/>
                        <w:color w:val="000000" w:themeColor="text1"/>
                        <w:sz w:val="24"/>
                        <w:szCs w:val="24"/>
                      </w:rPr>
                    </w:del>
                  </m:ctrlPr>
                </m:sSubPr>
                <m:e>
                  <m:r>
                    <w:del w:id="2038" w:author="智绘未来专利代理" w:date="2021-09-03T17:45:00Z">
                      <m:rPr>
                        <m:sty m:val="p"/>
                      </m:rPr>
                      <w:rPr>
                        <w:rFonts w:ascii="Cambria Math" w:hAnsi="Cambria Math"/>
                        <w:color w:val="000000" w:themeColor="text1"/>
                        <w:sz w:val="24"/>
                        <w:szCs w:val="24"/>
                      </w:rPr>
                      <m:t>T</m:t>
                    </w:del>
                  </m:r>
                </m:e>
                <m:sub>
                  <m:r>
                    <w:del w:id="2039" w:author="智绘未来专利代理" w:date="2021-09-03T17:45:00Z">
                      <m:rPr>
                        <m:sty m:val="p"/>
                      </m:rPr>
                      <w:rPr>
                        <w:rFonts w:ascii="Cambria Math" w:hAnsi="Cambria Math"/>
                        <w:color w:val="000000" w:themeColor="text1"/>
                        <w:sz w:val="24"/>
                        <w:szCs w:val="24"/>
                      </w:rPr>
                      <m:t>m</m:t>
                    </w:del>
                  </m:r>
                </m:sub>
              </m:sSub>
              <m:d>
                <m:dPr>
                  <m:begChr m:val="["/>
                  <m:endChr m:val="]"/>
                  <m:ctrlPr>
                    <w:del w:id="2040" w:author="智绘未来专利代理" w:date="2021-09-03T17:45:00Z">
                      <w:rPr>
                        <w:rFonts w:ascii="Cambria Math" w:hAnsi="Cambria Math"/>
                        <w:color w:val="000000" w:themeColor="text1"/>
                        <w:sz w:val="24"/>
                        <w:szCs w:val="24"/>
                      </w:rPr>
                    </w:del>
                  </m:ctrlPr>
                </m:dPr>
                <m:e>
                  <m:r>
                    <w:del w:id="2041" w:author="智绘未来专利代理" w:date="2021-09-03T17:45:00Z">
                      <m:rPr>
                        <m:sty m:val="p"/>
                      </m:rPr>
                      <w:rPr>
                        <w:rFonts w:ascii="Cambria Math" w:hAnsi="Cambria Math"/>
                        <w:color w:val="000000" w:themeColor="text1"/>
                        <w:sz w:val="24"/>
                        <w:szCs w:val="24"/>
                      </w:rPr>
                      <m:t>2</m:t>
                    </w:del>
                  </m:r>
                </m:e>
              </m:d>
            </m:e>
          </m:d>
          <m:r>
            <w:del w:id="2042" w:author="智绘未来专利代理" w:date="2021-09-03T17:45:00Z">
              <m:rPr>
                <m:sty m:val="p"/>
              </m:rPr>
              <w:rPr>
                <w:rFonts w:ascii="Cambria Math" w:hAnsi="Cambria Math"/>
                <w:color w:val="000000" w:themeColor="text1"/>
                <w:sz w:val="24"/>
                <w:szCs w:val="24"/>
              </w:rPr>
              <m:t xml:space="preserve"> </m:t>
            </w:del>
          </m:r>
        </m:oMath>
      </m:oMathPara>
    </w:p>
    <w:p w14:paraId="2D3AE23F" w14:textId="52B7E7A1" w:rsidR="003549F2" w:rsidRPr="00613368" w:rsidRDefault="003549F2" w:rsidP="00613368">
      <w:pPr>
        <w:pStyle w:val="00"/>
        <w:ind w:firstLine="480"/>
        <w:rPr>
          <w:ins w:id="2043" w:author="智绘未来专利代理" w:date="2021-09-03T17:45:00Z"/>
          <w:rFonts w:hint="eastAsia"/>
        </w:rPr>
      </w:pPr>
      <m:oMathPara>
        <m:oMath>
          <m:d>
            <m:dPr>
              <m:begChr m:val="{"/>
              <m:endChr m:val=""/>
              <m:ctrlPr>
                <w:ins w:id="2044" w:author="智绘未来专利代理" w:date="2021-09-03T17:45:00Z">
                  <w:rPr>
                    <w:rFonts w:ascii="Cambria Math" w:hAnsi="Cambria Math"/>
                  </w:rPr>
                </w:ins>
              </m:ctrlPr>
            </m:dPr>
            <m:e>
              <m:eqArr>
                <m:eqArrPr>
                  <m:ctrlPr>
                    <w:ins w:id="2045" w:author="智绘未来专利代理" w:date="2021-09-03T17:45:00Z">
                      <w:rPr>
                        <w:rFonts w:ascii="Cambria Math" w:hAnsi="Cambria Math"/>
                      </w:rPr>
                    </w:ins>
                  </m:ctrlPr>
                </m:eqArrPr>
                <m:e>
                  <m:r>
                    <w:ins w:id="2046" w:author="智绘未来专利代理" w:date="2021-09-03T17:45:00Z">
                      <m:rPr>
                        <m:sty m:val="p"/>
                      </m:rPr>
                      <w:rPr>
                        <w:rFonts w:ascii="Cambria Math" w:hAnsi="Cambria Math"/>
                      </w:rPr>
                      <m:t>∆</m:t>
                    </w:ins>
                  </m:r>
                  <m:sSub>
                    <m:sSubPr>
                      <m:ctrlPr>
                        <w:ins w:id="2047" w:author="智绘未来专利代理" w:date="2021-09-03T17:45:00Z">
                          <w:rPr>
                            <w:rFonts w:ascii="Cambria Math" w:hAnsi="Cambria Math"/>
                          </w:rPr>
                        </w:ins>
                      </m:ctrlPr>
                    </m:sSubPr>
                    <m:e>
                      <m:acc>
                        <m:accPr>
                          <m:chr m:val="̇"/>
                          <m:ctrlPr>
                            <w:ins w:id="2048" w:author="智绘未来专利代理" w:date="2021-09-03T17:45:00Z">
                              <w:rPr>
                                <w:rFonts w:ascii="Cambria Math" w:hAnsi="Cambria Math"/>
                              </w:rPr>
                            </w:ins>
                          </m:ctrlPr>
                        </m:accPr>
                        <m:e>
                          <m:r>
                            <w:ins w:id="2049" w:author="智绘未来专利代理" w:date="2021-09-03T17:45:00Z">
                              <w:rPr>
                                <w:rFonts w:ascii="Cambria Math" w:hAnsi="Cambria Math"/>
                              </w:rPr>
                              <m:t>U</m:t>
                            </w:ins>
                          </m:r>
                        </m:e>
                      </m:acc>
                    </m:e>
                    <m:sub>
                      <m:r>
                        <w:ins w:id="2050" w:author="智绘未来专利代理" w:date="2021-09-03T17:45:00Z">
                          <m:rPr>
                            <m:sty m:val="p"/>
                          </m:rPr>
                          <w:rPr>
                            <w:rFonts w:ascii="Cambria Math" w:hAnsi="Cambria Math"/>
                          </w:rPr>
                          <m:t>01</m:t>
                        </w:ins>
                      </m:r>
                    </m:sub>
                  </m:sSub>
                  <m:r>
                    <w:ins w:id="2051" w:author="智绘未来专利代理" w:date="2021-09-03T17:45:00Z">
                      <m:rPr>
                        <m:sty m:val="p"/>
                      </m:rPr>
                      <w:rPr>
                        <w:rFonts w:ascii="Cambria Math" w:hAnsi="Cambria Math"/>
                      </w:rPr>
                      <m:t>=</m:t>
                    </w:ins>
                  </m:r>
                  <m:d>
                    <m:dPr>
                      <m:begChr m:val="|"/>
                      <m:endChr m:val="|"/>
                      <m:ctrlPr>
                        <w:ins w:id="2052" w:author="智绘未来专利代理" w:date="2021-09-03T17:45:00Z">
                          <w:rPr>
                            <w:rFonts w:ascii="Cambria Math" w:hAnsi="Cambria Math"/>
                          </w:rPr>
                        </w:ins>
                      </m:ctrlPr>
                    </m:dPr>
                    <m:e>
                      <m:acc>
                        <m:accPr>
                          <m:chr m:val="̇"/>
                          <m:ctrlPr>
                            <w:ins w:id="2053" w:author="智绘未来专利代理" w:date="2021-09-03T17:45:00Z">
                              <w:rPr>
                                <w:rFonts w:ascii="Cambria Math" w:hAnsi="Cambria Math"/>
                              </w:rPr>
                            </w:ins>
                          </m:ctrlPr>
                        </m:accPr>
                        <m:e>
                          <m:r>
                            <w:ins w:id="2054" w:author="智绘未来专利代理" w:date="2021-09-03T17:45:00Z">
                              <w:rPr>
                                <w:rFonts w:ascii="Cambria Math" w:hAnsi="Cambria Math"/>
                              </w:rPr>
                              <m:t>U</m:t>
                            </w:ins>
                          </m:r>
                        </m:e>
                      </m:acc>
                      <m:sSub>
                        <m:sSubPr>
                          <m:ctrlPr>
                            <w:ins w:id="2055" w:author="智绘未来专利代理" w:date="2021-09-03T17:45:00Z">
                              <w:rPr>
                                <w:rFonts w:ascii="Cambria Math" w:hAnsi="Cambria Math"/>
                              </w:rPr>
                            </w:ins>
                          </m:ctrlPr>
                        </m:sSubPr>
                        <m:e>
                          <m:r>
                            <w:ins w:id="2056" w:author="智绘未来专利代理" w:date="2021-09-03T17:45:00Z">
                              <w:rPr>
                                <w:rFonts w:ascii="Cambria Math" w:hAnsi="Cambria Math"/>
                              </w:rPr>
                              <m:t>T</m:t>
                            </w:ins>
                          </m:r>
                        </m:e>
                        <m:sub>
                          <m:r>
                            <w:ins w:id="2057" w:author="智绘未来专利代理" w:date="2021-09-03T17:45:00Z">
                              <w:rPr>
                                <w:rFonts w:ascii="Cambria Math" w:hAnsi="Cambria Math"/>
                              </w:rPr>
                              <m:t>m</m:t>
                            </w:ins>
                          </m:r>
                        </m:sub>
                      </m:sSub>
                      <m:d>
                        <m:dPr>
                          <m:begChr m:val="["/>
                          <m:endChr m:val="]"/>
                          <m:ctrlPr>
                            <w:ins w:id="2058" w:author="智绘未来专利代理" w:date="2021-09-03T17:45:00Z">
                              <w:rPr>
                                <w:rFonts w:ascii="Cambria Math" w:hAnsi="Cambria Math"/>
                              </w:rPr>
                            </w:ins>
                          </m:ctrlPr>
                        </m:dPr>
                        <m:e>
                          <m:r>
                            <w:ins w:id="2059" w:author="智绘未来专利代理" w:date="2021-09-03T17:45:00Z">
                              <m:rPr>
                                <m:sty m:val="p"/>
                              </m:rPr>
                              <w:rPr>
                                <w:rFonts w:ascii="Cambria Math" w:hAnsi="Cambria Math"/>
                              </w:rPr>
                              <m:t>0</m:t>
                            </w:ins>
                          </m:r>
                        </m:e>
                      </m:d>
                      <m:r>
                        <w:ins w:id="2060" w:author="智绘未来专利代理" w:date="2021-09-03T17:45:00Z">
                          <m:rPr>
                            <m:sty m:val="p"/>
                          </m:rPr>
                          <w:rPr>
                            <w:rFonts w:ascii="Cambria Math" w:hAnsi="Cambria Math"/>
                          </w:rPr>
                          <m:t>-</m:t>
                        </w:ins>
                      </m:r>
                      <m:acc>
                        <m:accPr>
                          <m:chr m:val="̇"/>
                          <m:ctrlPr>
                            <w:ins w:id="2061" w:author="智绘未来专利代理" w:date="2021-09-03T17:45:00Z">
                              <w:rPr>
                                <w:rFonts w:ascii="Cambria Math" w:hAnsi="Cambria Math"/>
                              </w:rPr>
                            </w:ins>
                          </m:ctrlPr>
                        </m:accPr>
                        <m:e>
                          <m:r>
                            <w:ins w:id="2062" w:author="智绘未来专利代理" w:date="2021-09-03T17:45:00Z">
                              <w:rPr>
                                <w:rFonts w:ascii="Cambria Math" w:hAnsi="Cambria Math"/>
                              </w:rPr>
                              <m:t>U</m:t>
                            </w:ins>
                          </m:r>
                        </m:e>
                      </m:acc>
                      <m:sSub>
                        <m:sSubPr>
                          <m:ctrlPr>
                            <w:ins w:id="2063" w:author="智绘未来专利代理" w:date="2021-09-03T17:45:00Z">
                              <w:rPr>
                                <w:rFonts w:ascii="Cambria Math" w:hAnsi="Cambria Math"/>
                              </w:rPr>
                            </w:ins>
                          </m:ctrlPr>
                        </m:sSubPr>
                        <m:e>
                          <m:r>
                            <w:ins w:id="2064" w:author="智绘未来专利代理" w:date="2021-09-03T17:45:00Z">
                              <w:rPr>
                                <w:rFonts w:ascii="Cambria Math" w:hAnsi="Cambria Math"/>
                              </w:rPr>
                              <m:t>T</m:t>
                            </w:ins>
                          </m:r>
                        </m:e>
                        <m:sub>
                          <m:r>
                            <w:ins w:id="2065" w:author="智绘未来专利代理" w:date="2021-09-03T17:45:00Z">
                              <w:rPr>
                                <w:rFonts w:ascii="Cambria Math" w:hAnsi="Cambria Math"/>
                              </w:rPr>
                              <m:t>m</m:t>
                            </w:ins>
                          </m:r>
                        </m:sub>
                      </m:sSub>
                      <m:d>
                        <m:dPr>
                          <m:begChr m:val="["/>
                          <m:endChr m:val="]"/>
                          <m:ctrlPr>
                            <w:ins w:id="2066" w:author="智绘未来专利代理" w:date="2021-09-03T17:45:00Z">
                              <w:rPr>
                                <w:rFonts w:ascii="Cambria Math" w:hAnsi="Cambria Math"/>
                              </w:rPr>
                            </w:ins>
                          </m:ctrlPr>
                        </m:dPr>
                        <m:e>
                          <m:r>
                            <w:ins w:id="2067" w:author="智绘未来专利代理" w:date="2021-09-03T17:45:00Z">
                              <m:rPr>
                                <m:sty m:val="p"/>
                              </m:rPr>
                              <w:rPr>
                                <w:rFonts w:ascii="Cambria Math" w:hAnsi="Cambria Math"/>
                              </w:rPr>
                              <m:t>1</m:t>
                            </w:ins>
                          </m:r>
                        </m:e>
                      </m:d>
                    </m:e>
                  </m:d>
                </m:e>
                <m:e>
                  <m:r>
                    <w:ins w:id="2068" w:author="智绘未来专利代理" w:date="2021-09-03T17:45:00Z">
                      <m:rPr>
                        <m:sty m:val="p"/>
                      </m:rPr>
                      <w:rPr>
                        <w:rFonts w:ascii="Cambria Math" w:hAnsi="Cambria Math"/>
                      </w:rPr>
                      <m:t>∆</m:t>
                    </w:ins>
                  </m:r>
                  <m:sSub>
                    <m:sSubPr>
                      <m:ctrlPr>
                        <w:ins w:id="2069" w:author="智绘未来专利代理" w:date="2021-09-03T17:45:00Z">
                          <w:rPr>
                            <w:rFonts w:ascii="Cambria Math" w:hAnsi="Cambria Math"/>
                          </w:rPr>
                        </w:ins>
                      </m:ctrlPr>
                    </m:sSubPr>
                    <m:e>
                      <m:acc>
                        <m:accPr>
                          <m:chr m:val="̇"/>
                          <m:ctrlPr>
                            <w:ins w:id="2070" w:author="智绘未来专利代理" w:date="2021-09-03T17:45:00Z">
                              <w:rPr>
                                <w:rFonts w:ascii="Cambria Math" w:hAnsi="Cambria Math"/>
                              </w:rPr>
                            </w:ins>
                          </m:ctrlPr>
                        </m:accPr>
                        <m:e>
                          <m:r>
                            <w:ins w:id="2071" w:author="智绘未来专利代理" w:date="2021-09-03T17:45:00Z">
                              <w:rPr>
                                <w:rFonts w:ascii="Cambria Math" w:hAnsi="Cambria Math"/>
                              </w:rPr>
                              <m:t>U</m:t>
                            </w:ins>
                          </m:r>
                        </m:e>
                      </m:acc>
                    </m:e>
                    <m:sub>
                      <m:r>
                        <w:ins w:id="2072" w:author="智绘未来专利代理" w:date="2021-09-03T17:45:00Z">
                          <m:rPr>
                            <m:sty m:val="p"/>
                          </m:rPr>
                          <w:rPr>
                            <w:rFonts w:ascii="Cambria Math" w:hAnsi="Cambria Math"/>
                          </w:rPr>
                          <m:t>02</m:t>
                        </w:ins>
                      </m:r>
                    </m:sub>
                  </m:sSub>
                  <m:r>
                    <w:ins w:id="2073" w:author="智绘未来专利代理" w:date="2021-09-03T17:45:00Z">
                      <m:rPr>
                        <m:sty m:val="p"/>
                      </m:rPr>
                      <w:rPr>
                        <w:rFonts w:ascii="Cambria Math" w:hAnsi="Cambria Math"/>
                      </w:rPr>
                      <m:t>=</m:t>
                    </w:ins>
                  </m:r>
                  <m:d>
                    <m:dPr>
                      <m:begChr m:val="|"/>
                      <m:endChr m:val="|"/>
                      <m:ctrlPr>
                        <w:ins w:id="2074" w:author="智绘未来专利代理" w:date="2021-09-03T17:45:00Z">
                          <w:rPr>
                            <w:rFonts w:ascii="Cambria Math" w:hAnsi="Cambria Math"/>
                          </w:rPr>
                        </w:ins>
                      </m:ctrlPr>
                    </m:dPr>
                    <m:e>
                      <m:acc>
                        <m:accPr>
                          <m:chr m:val="̇"/>
                          <m:ctrlPr>
                            <w:ins w:id="2075" w:author="智绘未来专利代理" w:date="2021-09-03T17:45:00Z">
                              <w:rPr>
                                <w:rFonts w:ascii="Cambria Math" w:hAnsi="Cambria Math"/>
                              </w:rPr>
                            </w:ins>
                          </m:ctrlPr>
                        </m:accPr>
                        <m:e>
                          <m:r>
                            <w:ins w:id="2076" w:author="智绘未来专利代理" w:date="2021-09-03T17:45:00Z">
                              <w:rPr>
                                <w:rFonts w:ascii="Cambria Math" w:hAnsi="Cambria Math"/>
                              </w:rPr>
                              <m:t>U</m:t>
                            </w:ins>
                          </m:r>
                        </m:e>
                      </m:acc>
                      <m:sSub>
                        <m:sSubPr>
                          <m:ctrlPr>
                            <w:ins w:id="2077" w:author="智绘未来专利代理" w:date="2021-09-03T17:45:00Z">
                              <w:rPr>
                                <w:rFonts w:ascii="Cambria Math" w:hAnsi="Cambria Math"/>
                              </w:rPr>
                            </w:ins>
                          </m:ctrlPr>
                        </m:sSubPr>
                        <m:e>
                          <m:r>
                            <w:ins w:id="2078" w:author="智绘未来专利代理" w:date="2021-09-03T17:45:00Z">
                              <w:rPr>
                                <w:rFonts w:ascii="Cambria Math" w:hAnsi="Cambria Math"/>
                              </w:rPr>
                              <m:t>T</m:t>
                            </w:ins>
                          </m:r>
                        </m:e>
                        <m:sub>
                          <m:r>
                            <w:ins w:id="2079" w:author="智绘未来专利代理" w:date="2021-09-03T17:45:00Z">
                              <w:rPr>
                                <w:rFonts w:ascii="Cambria Math" w:hAnsi="Cambria Math"/>
                              </w:rPr>
                              <m:t>m</m:t>
                            </w:ins>
                          </m:r>
                        </m:sub>
                      </m:sSub>
                      <m:d>
                        <m:dPr>
                          <m:begChr m:val="["/>
                          <m:endChr m:val="]"/>
                          <m:ctrlPr>
                            <w:ins w:id="2080" w:author="智绘未来专利代理" w:date="2021-09-03T17:45:00Z">
                              <w:rPr>
                                <w:rFonts w:ascii="Cambria Math" w:hAnsi="Cambria Math"/>
                              </w:rPr>
                            </w:ins>
                          </m:ctrlPr>
                        </m:dPr>
                        <m:e>
                          <m:r>
                            <w:ins w:id="2081" w:author="智绘未来专利代理" w:date="2021-09-03T17:45:00Z">
                              <m:rPr>
                                <m:sty m:val="p"/>
                              </m:rPr>
                              <w:rPr>
                                <w:rFonts w:ascii="Cambria Math" w:hAnsi="Cambria Math"/>
                              </w:rPr>
                              <m:t>0</m:t>
                            </w:ins>
                          </m:r>
                        </m:e>
                      </m:d>
                      <m:r>
                        <w:ins w:id="2082" w:author="智绘未来专利代理" w:date="2021-09-03T17:45:00Z">
                          <m:rPr>
                            <m:sty m:val="p"/>
                          </m:rPr>
                          <w:rPr>
                            <w:rFonts w:ascii="Cambria Math" w:hAnsi="Cambria Math"/>
                          </w:rPr>
                          <m:t>-</m:t>
                        </w:ins>
                      </m:r>
                      <m:acc>
                        <m:accPr>
                          <m:chr m:val="̇"/>
                          <m:ctrlPr>
                            <w:ins w:id="2083" w:author="智绘未来专利代理" w:date="2021-09-03T17:45:00Z">
                              <w:rPr>
                                <w:rFonts w:ascii="Cambria Math" w:hAnsi="Cambria Math"/>
                              </w:rPr>
                            </w:ins>
                          </m:ctrlPr>
                        </m:accPr>
                        <m:e>
                          <m:r>
                            <w:ins w:id="2084" w:author="智绘未来专利代理" w:date="2021-09-03T17:45:00Z">
                              <w:rPr>
                                <w:rFonts w:ascii="Cambria Math" w:hAnsi="Cambria Math"/>
                              </w:rPr>
                              <m:t>U</m:t>
                            </w:ins>
                          </m:r>
                        </m:e>
                      </m:acc>
                      <m:sSub>
                        <m:sSubPr>
                          <m:ctrlPr>
                            <w:ins w:id="2085" w:author="智绘未来专利代理" w:date="2021-09-03T17:45:00Z">
                              <w:rPr>
                                <w:rFonts w:ascii="Cambria Math" w:hAnsi="Cambria Math"/>
                              </w:rPr>
                            </w:ins>
                          </m:ctrlPr>
                        </m:sSubPr>
                        <m:e>
                          <m:r>
                            <w:ins w:id="2086" w:author="智绘未来专利代理" w:date="2021-09-03T17:45:00Z">
                              <w:rPr>
                                <w:rFonts w:ascii="Cambria Math" w:hAnsi="Cambria Math"/>
                              </w:rPr>
                              <m:t>T</m:t>
                            </w:ins>
                          </m:r>
                        </m:e>
                        <m:sub>
                          <m:r>
                            <w:ins w:id="2087" w:author="智绘未来专利代理" w:date="2021-09-03T17:45:00Z">
                              <w:rPr>
                                <w:rFonts w:ascii="Cambria Math" w:hAnsi="Cambria Math"/>
                              </w:rPr>
                              <m:t>m</m:t>
                            </w:ins>
                          </m:r>
                        </m:sub>
                      </m:sSub>
                      <m:d>
                        <m:dPr>
                          <m:begChr m:val="["/>
                          <m:endChr m:val="]"/>
                          <m:ctrlPr>
                            <w:ins w:id="2088" w:author="智绘未来专利代理" w:date="2021-09-03T17:45:00Z">
                              <w:rPr>
                                <w:rFonts w:ascii="Cambria Math" w:hAnsi="Cambria Math"/>
                              </w:rPr>
                            </w:ins>
                          </m:ctrlPr>
                        </m:dPr>
                        <m:e>
                          <m:r>
                            <w:ins w:id="2089" w:author="智绘未来专利代理" w:date="2021-09-03T17:45:00Z">
                              <m:rPr>
                                <m:sty m:val="p"/>
                              </m:rPr>
                              <w:rPr>
                                <w:rFonts w:ascii="Cambria Math" w:hAnsi="Cambria Math"/>
                              </w:rPr>
                              <m:t>2</m:t>
                            </w:ins>
                          </m:r>
                        </m:e>
                      </m:d>
                    </m:e>
                  </m:d>
                </m:e>
                <m:e>
                  <m:r>
                    <w:ins w:id="2090" w:author="智绘未来专利代理" w:date="2021-09-03T17:45:00Z">
                      <m:rPr>
                        <m:sty m:val="p"/>
                      </m:rPr>
                      <w:rPr>
                        <w:rFonts w:ascii="Cambria Math" w:hAnsi="Cambria Math"/>
                      </w:rPr>
                      <m:t>∆</m:t>
                    </w:ins>
                  </m:r>
                  <m:sSub>
                    <m:sSubPr>
                      <m:ctrlPr>
                        <w:ins w:id="2091" w:author="智绘未来专利代理" w:date="2021-09-03T17:45:00Z">
                          <w:rPr>
                            <w:rFonts w:ascii="Cambria Math" w:hAnsi="Cambria Math"/>
                          </w:rPr>
                        </w:ins>
                      </m:ctrlPr>
                    </m:sSubPr>
                    <m:e>
                      <m:acc>
                        <m:accPr>
                          <m:chr m:val="̇"/>
                          <m:ctrlPr>
                            <w:ins w:id="2092" w:author="智绘未来专利代理" w:date="2021-09-03T17:45:00Z">
                              <w:rPr>
                                <w:rFonts w:ascii="Cambria Math" w:hAnsi="Cambria Math"/>
                              </w:rPr>
                            </w:ins>
                          </m:ctrlPr>
                        </m:accPr>
                        <m:e>
                          <m:r>
                            <w:ins w:id="2093" w:author="智绘未来专利代理" w:date="2021-09-03T17:45:00Z">
                              <w:rPr>
                                <w:rFonts w:ascii="Cambria Math" w:hAnsi="Cambria Math"/>
                              </w:rPr>
                              <m:t>U</m:t>
                            </w:ins>
                          </m:r>
                        </m:e>
                      </m:acc>
                    </m:e>
                    <m:sub>
                      <m:r>
                        <w:ins w:id="2094" w:author="智绘未来专利代理" w:date="2021-09-03T17:45:00Z">
                          <m:rPr>
                            <m:sty m:val="p"/>
                          </m:rPr>
                          <w:rPr>
                            <w:rFonts w:ascii="Cambria Math" w:hAnsi="Cambria Math"/>
                          </w:rPr>
                          <m:t>12</m:t>
                        </w:ins>
                      </m:r>
                    </m:sub>
                  </m:sSub>
                  <m:r>
                    <w:ins w:id="2095" w:author="智绘未来专利代理" w:date="2021-09-03T17:45:00Z">
                      <m:rPr>
                        <m:sty m:val="p"/>
                      </m:rPr>
                      <w:rPr>
                        <w:rFonts w:ascii="Cambria Math" w:hAnsi="Cambria Math"/>
                      </w:rPr>
                      <m:t>=</m:t>
                    </w:ins>
                  </m:r>
                  <m:d>
                    <m:dPr>
                      <m:begChr m:val="|"/>
                      <m:endChr m:val="|"/>
                      <m:ctrlPr>
                        <w:ins w:id="2096" w:author="智绘未来专利代理" w:date="2021-09-03T17:45:00Z">
                          <w:rPr>
                            <w:rFonts w:ascii="Cambria Math" w:hAnsi="Cambria Math"/>
                          </w:rPr>
                        </w:ins>
                      </m:ctrlPr>
                    </m:dPr>
                    <m:e>
                      <m:acc>
                        <m:accPr>
                          <m:chr m:val="̇"/>
                          <m:ctrlPr>
                            <w:ins w:id="2097" w:author="智绘未来专利代理" w:date="2021-09-03T17:45:00Z">
                              <w:rPr>
                                <w:rFonts w:ascii="Cambria Math" w:hAnsi="Cambria Math"/>
                              </w:rPr>
                            </w:ins>
                          </m:ctrlPr>
                        </m:accPr>
                        <m:e>
                          <m:r>
                            <w:ins w:id="2098" w:author="智绘未来专利代理" w:date="2021-09-03T17:45:00Z">
                              <w:rPr>
                                <w:rFonts w:ascii="Cambria Math" w:hAnsi="Cambria Math"/>
                              </w:rPr>
                              <m:t>U</m:t>
                            </w:ins>
                          </m:r>
                        </m:e>
                      </m:acc>
                      <m:sSub>
                        <m:sSubPr>
                          <m:ctrlPr>
                            <w:ins w:id="2099" w:author="智绘未来专利代理" w:date="2021-09-03T17:45:00Z">
                              <w:rPr>
                                <w:rFonts w:ascii="Cambria Math" w:hAnsi="Cambria Math"/>
                              </w:rPr>
                            </w:ins>
                          </m:ctrlPr>
                        </m:sSubPr>
                        <m:e>
                          <m:r>
                            <w:ins w:id="2100" w:author="智绘未来专利代理" w:date="2021-09-03T17:45:00Z">
                              <w:rPr>
                                <w:rFonts w:ascii="Cambria Math" w:hAnsi="Cambria Math"/>
                              </w:rPr>
                              <m:t>T</m:t>
                            </w:ins>
                          </m:r>
                        </m:e>
                        <m:sub>
                          <m:r>
                            <w:ins w:id="2101" w:author="智绘未来专利代理" w:date="2021-09-03T17:45:00Z">
                              <w:rPr>
                                <w:rFonts w:ascii="Cambria Math" w:hAnsi="Cambria Math"/>
                              </w:rPr>
                              <m:t>m</m:t>
                            </w:ins>
                          </m:r>
                        </m:sub>
                      </m:sSub>
                      <m:d>
                        <m:dPr>
                          <m:begChr m:val="["/>
                          <m:endChr m:val="]"/>
                          <m:ctrlPr>
                            <w:ins w:id="2102" w:author="智绘未来专利代理" w:date="2021-09-03T17:45:00Z">
                              <w:rPr>
                                <w:rFonts w:ascii="Cambria Math" w:hAnsi="Cambria Math"/>
                              </w:rPr>
                            </w:ins>
                          </m:ctrlPr>
                        </m:dPr>
                        <m:e>
                          <m:r>
                            <w:ins w:id="2103" w:author="智绘未来专利代理" w:date="2021-09-03T17:45:00Z">
                              <m:rPr>
                                <m:sty m:val="p"/>
                              </m:rPr>
                              <w:rPr>
                                <w:rFonts w:ascii="Cambria Math" w:hAnsi="Cambria Math"/>
                              </w:rPr>
                              <m:t>1</m:t>
                            </w:ins>
                          </m:r>
                        </m:e>
                      </m:d>
                      <m:r>
                        <w:ins w:id="2104" w:author="智绘未来专利代理" w:date="2021-09-03T17:45:00Z">
                          <m:rPr>
                            <m:sty m:val="p"/>
                          </m:rPr>
                          <w:rPr>
                            <w:rFonts w:ascii="Cambria Math" w:hAnsi="Cambria Math"/>
                          </w:rPr>
                          <m:t>-</m:t>
                        </w:ins>
                      </m:r>
                      <m:acc>
                        <m:accPr>
                          <m:chr m:val="̇"/>
                          <m:ctrlPr>
                            <w:ins w:id="2105" w:author="智绘未来专利代理" w:date="2021-09-03T17:45:00Z">
                              <w:rPr>
                                <w:rFonts w:ascii="Cambria Math" w:hAnsi="Cambria Math"/>
                              </w:rPr>
                            </w:ins>
                          </m:ctrlPr>
                        </m:accPr>
                        <m:e>
                          <m:r>
                            <w:ins w:id="2106" w:author="智绘未来专利代理" w:date="2021-09-03T17:45:00Z">
                              <w:rPr>
                                <w:rFonts w:ascii="Cambria Math" w:hAnsi="Cambria Math"/>
                              </w:rPr>
                              <m:t>U</m:t>
                            </w:ins>
                          </m:r>
                        </m:e>
                      </m:acc>
                      <m:sSub>
                        <m:sSubPr>
                          <m:ctrlPr>
                            <w:ins w:id="2107" w:author="智绘未来专利代理" w:date="2021-09-03T17:45:00Z">
                              <w:rPr>
                                <w:rFonts w:ascii="Cambria Math" w:hAnsi="Cambria Math"/>
                              </w:rPr>
                            </w:ins>
                          </m:ctrlPr>
                        </m:sSubPr>
                        <m:e>
                          <m:r>
                            <w:ins w:id="2108" w:author="智绘未来专利代理" w:date="2021-09-03T17:45:00Z">
                              <w:rPr>
                                <w:rFonts w:ascii="Cambria Math" w:hAnsi="Cambria Math"/>
                              </w:rPr>
                              <m:t>T</m:t>
                            </w:ins>
                          </m:r>
                        </m:e>
                        <m:sub>
                          <m:r>
                            <w:ins w:id="2109" w:author="智绘未来专利代理" w:date="2021-09-03T17:45:00Z">
                              <w:rPr>
                                <w:rFonts w:ascii="Cambria Math" w:hAnsi="Cambria Math"/>
                              </w:rPr>
                              <m:t>m</m:t>
                            </w:ins>
                          </m:r>
                        </m:sub>
                      </m:sSub>
                      <m:d>
                        <m:dPr>
                          <m:begChr m:val="["/>
                          <m:endChr m:val="]"/>
                          <m:ctrlPr>
                            <w:ins w:id="2110" w:author="智绘未来专利代理" w:date="2021-09-03T17:45:00Z">
                              <w:rPr>
                                <w:rFonts w:ascii="Cambria Math" w:hAnsi="Cambria Math"/>
                              </w:rPr>
                            </w:ins>
                          </m:ctrlPr>
                        </m:dPr>
                        <m:e>
                          <m:r>
                            <w:ins w:id="2111" w:author="智绘未来专利代理" w:date="2021-09-03T17:45:00Z">
                              <m:rPr>
                                <m:sty m:val="p"/>
                              </m:rPr>
                              <w:rPr>
                                <w:rFonts w:ascii="Cambria Math" w:hAnsi="Cambria Math"/>
                              </w:rPr>
                              <m:t>2</m:t>
                            </w:ins>
                          </m:r>
                        </m:e>
                      </m:d>
                    </m:e>
                  </m:d>
                </m:e>
              </m:eqArr>
            </m:e>
          </m:d>
        </m:oMath>
      </m:oMathPara>
    </w:p>
    <w:p w14:paraId="2DCE27C0" w14:textId="7CF965F1" w:rsidR="003549F2" w:rsidRPr="00613368" w:rsidRDefault="003549F2" w:rsidP="00613368">
      <w:pPr>
        <w:pStyle w:val="00"/>
        <w:ind w:firstLine="480"/>
        <w:rPr>
          <w:ins w:id="2112" w:author="智绘未来专利代理" w:date="2021-09-03T17:45:00Z"/>
        </w:rPr>
      </w:pPr>
      <w:r w:rsidRPr="009B1CC0">
        <w:rPr>
          <w:rFonts w:hint="eastAsia"/>
        </w:rPr>
        <w:t>采用正序分量判别故障点位置时，</w:t>
      </w:r>
      <m:oMath>
        <m:acc>
          <m:accPr>
            <m:chr m:val="̇"/>
            <m:ctrlPr>
              <w:rPr>
                <w:rFonts w:ascii="Cambria Math" w:hAnsi="Cambria Math"/>
              </w:rPr>
            </m:ctrlPr>
          </m:accPr>
          <m:e>
            <m:r>
              <w:rPr>
                <w:rFonts w:ascii="Cambria Math" w:hAnsi="Cambria Math"/>
              </w:rPr>
              <m:t>U</m:t>
            </m:r>
          </m:e>
        </m:acc>
        <m:sSub>
          <m:sSubPr>
            <m:ctrlPr>
              <w:del w:id="2113" w:author="智绘未来专利代理" w:date="2021-09-03T17:45:00Z">
                <w:rPr>
                  <w:rFonts w:ascii="Cambria Math" w:hAnsi="Cambria Math"/>
                  <w:color w:val="000000" w:themeColor="text1"/>
                  <w:szCs w:val="24"/>
                </w:rPr>
              </w:del>
            </m:ctrlPr>
          </m:sSubPr>
          <m:e>
            <m:r>
              <w:del w:id="2114" w:author="智绘未来专利代理" w:date="2021-09-03T17:45:00Z">
                <m:rPr>
                  <m:sty m:val="p"/>
                </m:rPr>
                <w:rPr>
                  <w:rFonts w:ascii="Cambria Math" w:hAnsi="Cambria Math"/>
                  <w:color w:val="000000" w:themeColor="text1"/>
                  <w:szCs w:val="24"/>
                </w:rPr>
                <m:t>T</m:t>
              </w:del>
            </m:r>
          </m:e>
          <m:sub>
            <m:r>
              <w:del w:id="2115" w:author="智绘未来专利代理" w:date="2021-09-03T17:45:00Z">
                <m:rPr>
                  <m:sty m:val="p"/>
                </m:rPr>
                <w:rPr>
                  <w:rFonts w:ascii="Cambria Math" w:hAnsi="Cambria Math"/>
                  <w:color w:val="000000" w:themeColor="text1"/>
                  <w:szCs w:val="24"/>
                </w:rPr>
                <m:t>m</m:t>
              </w:del>
            </m:r>
          </m:sub>
        </m:sSub>
        <m:sSub>
          <m:sSubPr>
            <m:ctrlPr>
              <w:ins w:id="2116" w:author="智绘未来专利代理" w:date="2021-09-03T17:45:00Z">
                <w:rPr>
                  <w:rFonts w:ascii="Cambria Math" w:hAnsi="Cambria Math"/>
                </w:rPr>
              </w:ins>
            </m:ctrlPr>
          </m:sSubPr>
          <m:e>
            <m:r>
              <w:ins w:id="2117" w:author="智绘未来专利代理" w:date="2021-09-03T17:45:00Z">
                <w:rPr>
                  <w:rFonts w:ascii="Cambria Math" w:hAnsi="Cambria Math"/>
                </w:rPr>
                <m:t>T</m:t>
              </w:ins>
            </m:r>
          </m:e>
          <m:sub>
            <m:r>
              <w:ins w:id="2118"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0</m:t>
            </m:r>
          </m:e>
        </m:d>
        <m:r>
          <w:rPr>
            <w:rFonts w:ascii="Cambria Math" w:hAnsi="Cambria Math" w:hint="eastAsia"/>
          </w:rPr>
          <m:t>=</m:t>
        </m:r>
        <m:sSub>
          <m:sSubPr>
            <m:ctrlPr>
              <w:del w:id="2119" w:author="智绘未来专利代理" w:date="2021-09-03T17:45:00Z">
                <w:rPr>
                  <w:rFonts w:ascii="Cambria Math" w:hAnsi="Cambria Math"/>
                  <w:color w:val="000000" w:themeColor="text1"/>
                  <w:szCs w:val="24"/>
                </w:rPr>
              </w:del>
            </m:ctrlPr>
          </m:sSubPr>
          <m:e>
            <m:acc>
              <m:accPr>
                <m:chr m:val="̇"/>
                <m:ctrlPr>
                  <w:del w:id="2120" w:author="智绘未来专利代理" w:date="2021-09-03T17:45:00Z">
                    <w:rPr>
                      <w:rFonts w:ascii="Cambria Math" w:hAnsi="Cambria Math"/>
                      <w:color w:val="000000" w:themeColor="text1"/>
                      <w:szCs w:val="24"/>
                    </w:rPr>
                  </w:del>
                </m:ctrlPr>
              </m:accPr>
              <m:e>
                <m:r>
                  <w:del w:id="2121" w:author="智绘未来专利代理" w:date="2021-09-03T17:45:00Z">
                    <w:rPr>
                      <w:rFonts w:ascii="Cambria Math" w:hAnsi="Cambria Math"/>
                      <w:color w:val="000000" w:themeColor="text1"/>
                      <w:szCs w:val="24"/>
                    </w:rPr>
                    <m:t>U</m:t>
                  </w:del>
                </m:r>
              </m:e>
            </m:acc>
          </m:e>
          <m:sub>
            <m:r>
              <w:del w:id="2122" w:author="智绘未来专利代理" w:date="2021-09-03T17:45:00Z">
                <w:rPr>
                  <w:rFonts w:ascii="Cambria Math" w:hAnsi="Cambria Math"/>
                  <w:color w:val="000000" w:themeColor="text1"/>
                  <w:szCs w:val="24"/>
                </w:rPr>
                <m:t>1</m:t>
              </w:del>
            </m:r>
          </m:sub>
        </m:sSub>
        <m:sSub>
          <m:sSubPr>
            <m:ctrlPr>
              <w:del w:id="2123" w:author="智绘未来专利代理" w:date="2021-09-03T17:45:00Z">
                <w:rPr>
                  <w:rFonts w:ascii="Cambria Math" w:hAnsi="Cambria Math"/>
                  <w:color w:val="000000" w:themeColor="text1"/>
                  <w:szCs w:val="24"/>
                </w:rPr>
              </w:del>
            </m:ctrlPr>
          </m:sSubPr>
          <m:e>
            <m:r>
              <w:del w:id="2124" w:author="智绘未来专利代理" w:date="2021-09-03T17:45:00Z">
                <m:rPr>
                  <m:sty m:val="p"/>
                </m:rPr>
                <w:rPr>
                  <w:rFonts w:ascii="Cambria Math" w:hAnsi="Cambria Math"/>
                  <w:color w:val="000000" w:themeColor="text1"/>
                  <w:szCs w:val="24"/>
                </w:rPr>
                <m:t>T</m:t>
              </w:del>
            </m:r>
          </m:e>
          <m:sub>
            <m:r>
              <w:del w:id="2125" w:author="智绘未来专利代理" w:date="2021-09-03T17:45:00Z">
                <m:rPr>
                  <m:sty m:val="p"/>
                </m:rPr>
                <w:rPr>
                  <w:rFonts w:ascii="Cambria Math" w:hAnsi="Cambria Math"/>
                  <w:color w:val="000000" w:themeColor="text1"/>
                  <w:szCs w:val="24"/>
                </w:rPr>
                <m:t>m</m:t>
              </w:del>
            </m:r>
          </m:sub>
        </m:sSub>
        <m:sSub>
          <m:sSubPr>
            <m:ctrlPr>
              <w:ins w:id="2126" w:author="智绘未来专利代理" w:date="2021-09-03T17:45:00Z">
                <w:rPr>
                  <w:rFonts w:ascii="Cambria Math" w:hAnsi="Cambria Math"/>
                </w:rPr>
              </w:ins>
            </m:ctrlPr>
          </m:sSubPr>
          <m:e>
            <m:acc>
              <m:accPr>
                <m:chr m:val="̇"/>
                <m:ctrlPr>
                  <w:ins w:id="2127" w:author="智绘未来专利代理" w:date="2021-09-03T17:45:00Z">
                    <w:rPr>
                      <w:rFonts w:ascii="Cambria Math" w:hAnsi="Cambria Math"/>
                    </w:rPr>
                  </w:ins>
                </m:ctrlPr>
              </m:accPr>
              <m:e>
                <m:r>
                  <w:ins w:id="2128" w:author="智绘未来专利代理" w:date="2021-09-03T17:45:00Z">
                    <w:rPr>
                      <w:rFonts w:ascii="Cambria Math" w:hAnsi="Cambria Math"/>
                    </w:rPr>
                    <m:t>U</m:t>
                  </w:ins>
                </m:r>
              </m:e>
            </m:acc>
          </m:e>
          <m:sub>
            <m:r>
              <w:ins w:id="2129" w:author="智绘未来专利代理" w:date="2021-09-03T17:45:00Z">
                <m:rPr>
                  <m:sty m:val="p"/>
                </m:rPr>
                <w:rPr>
                  <w:rFonts w:ascii="Cambria Math" w:hAnsi="Cambria Math"/>
                </w:rPr>
                <m:t>1</m:t>
              </w:ins>
            </m:r>
          </m:sub>
        </m:sSub>
        <m:sSub>
          <m:sSubPr>
            <m:ctrlPr>
              <w:ins w:id="2130" w:author="智绘未来专利代理" w:date="2021-09-03T17:45:00Z">
                <w:rPr>
                  <w:rFonts w:ascii="Cambria Math" w:hAnsi="Cambria Math"/>
                </w:rPr>
              </w:ins>
            </m:ctrlPr>
          </m:sSubPr>
          <m:e>
            <m:r>
              <w:ins w:id="2131" w:author="智绘未来专利代理" w:date="2021-09-03T17:45:00Z">
                <w:rPr>
                  <w:rFonts w:ascii="Cambria Math" w:hAnsi="Cambria Math"/>
                </w:rPr>
                <m:t>T</m:t>
              </w:ins>
            </m:r>
          </m:e>
          <m:sub>
            <m:r>
              <w:ins w:id="2132"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0</m:t>
            </m:r>
          </m:e>
        </m:d>
      </m:oMath>
      <w:r w:rsidRPr="009B1CC0">
        <w:rPr>
          <w:rFonts w:hint="eastAsia"/>
        </w:rPr>
        <w:t>、</w:t>
      </w:r>
      <m:oMath>
        <m:acc>
          <m:accPr>
            <m:chr m:val="̇"/>
            <m:ctrlPr>
              <w:rPr>
                <w:rFonts w:ascii="Cambria Math" w:hAnsi="Cambria Math"/>
              </w:rPr>
            </m:ctrlPr>
          </m:accPr>
          <m:e>
            <m:r>
              <w:rPr>
                <w:rFonts w:ascii="Cambria Math" w:hAnsi="Cambria Math"/>
              </w:rPr>
              <m:t>U</m:t>
            </m:r>
          </m:e>
        </m:acc>
        <m:sSub>
          <m:sSubPr>
            <m:ctrlPr>
              <w:del w:id="2133" w:author="智绘未来专利代理" w:date="2021-09-03T17:45:00Z">
                <w:rPr>
                  <w:rFonts w:ascii="Cambria Math" w:hAnsi="Cambria Math"/>
                  <w:color w:val="000000" w:themeColor="text1"/>
                  <w:szCs w:val="24"/>
                </w:rPr>
              </w:del>
            </m:ctrlPr>
          </m:sSubPr>
          <m:e>
            <m:r>
              <w:del w:id="2134" w:author="智绘未来专利代理" w:date="2021-09-03T17:45:00Z">
                <m:rPr>
                  <m:sty m:val="p"/>
                </m:rPr>
                <w:rPr>
                  <w:rFonts w:ascii="Cambria Math" w:hAnsi="Cambria Math"/>
                  <w:color w:val="000000" w:themeColor="text1"/>
                  <w:szCs w:val="24"/>
                </w:rPr>
                <m:t>T</m:t>
              </w:del>
            </m:r>
          </m:e>
          <m:sub>
            <m:r>
              <w:del w:id="2135" w:author="智绘未来专利代理" w:date="2021-09-03T17:45:00Z">
                <m:rPr>
                  <m:sty m:val="p"/>
                </m:rPr>
                <w:rPr>
                  <w:rFonts w:ascii="Cambria Math" w:hAnsi="Cambria Math"/>
                  <w:color w:val="000000" w:themeColor="text1"/>
                  <w:szCs w:val="24"/>
                </w:rPr>
                <m:t>m</m:t>
              </w:del>
            </m:r>
          </m:sub>
        </m:sSub>
        <m:sSub>
          <m:sSubPr>
            <m:ctrlPr>
              <w:ins w:id="2136" w:author="智绘未来专利代理" w:date="2021-09-03T17:45:00Z">
                <w:rPr>
                  <w:rFonts w:ascii="Cambria Math" w:hAnsi="Cambria Math"/>
                </w:rPr>
              </w:ins>
            </m:ctrlPr>
          </m:sSubPr>
          <m:e>
            <m:r>
              <w:ins w:id="2137" w:author="智绘未来专利代理" w:date="2021-09-03T17:45:00Z">
                <w:rPr>
                  <w:rFonts w:ascii="Cambria Math" w:hAnsi="Cambria Math"/>
                </w:rPr>
                <m:t>T</m:t>
              </w:ins>
            </m:r>
          </m:e>
          <m:sub>
            <m:r>
              <w:ins w:id="2138"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1</m:t>
            </m:r>
          </m:e>
        </m:d>
        <m:r>
          <w:rPr>
            <w:rFonts w:ascii="Cambria Math" w:hAnsi="Cambria Math" w:hint="eastAsia"/>
          </w:rPr>
          <m:t>=</m:t>
        </m:r>
        <m:sSub>
          <m:sSubPr>
            <m:ctrlPr>
              <w:del w:id="2139" w:author="智绘未来专利代理" w:date="2021-09-03T17:45:00Z">
                <w:rPr>
                  <w:rFonts w:ascii="Cambria Math" w:hAnsi="Cambria Math"/>
                  <w:color w:val="000000" w:themeColor="text1"/>
                  <w:szCs w:val="24"/>
                </w:rPr>
              </w:del>
            </m:ctrlPr>
          </m:sSubPr>
          <m:e>
            <m:acc>
              <m:accPr>
                <m:chr m:val="̇"/>
                <m:ctrlPr>
                  <w:del w:id="2140" w:author="智绘未来专利代理" w:date="2021-09-03T17:45:00Z">
                    <w:rPr>
                      <w:rFonts w:ascii="Cambria Math" w:hAnsi="Cambria Math"/>
                      <w:color w:val="000000" w:themeColor="text1"/>
                      <w:szCs w:val="24"/>
                    </w:rPr>
                  </w:del>
                </m:ctrlPr>
              </m:accPr>
              <m:e>
                <m:r>
                  <w:del w:id="2141" w:author="智绘未来专利代理" w:date="2021-09-03T17:45:00Z">
                    <w:rPr>
                      <w:rFonts w:ascii="Cambria Math" w:hAnsi="Cambria Math"/>
                      <w:color w:val="000000" w:themeColor="text1"/>
                      <w:szCs w:val="24"/>
                    </w:rPr>
                    <m:t>U</m:t>
                  </w:del>
                </m:r>
              </m:e>
            </m:acc>
          </m:e>
          <m:sub>
            <m:r>
              <w:del w:id="2142" w:author="智绘未来专利代理" w:date="2021-09-03T17:45:00Z">
                <w:rPr>
                  <w:rFonts w:ascii="Cambria Math" w:hAnsi="Cambria Math"/>
                  <w:color w:val="000000" w:themeColor="text1"/>
                  <w:szCs w:val="24"/>
                </w:rPr>
                <m:t>1</m:t>
              </w:del>
            </m:r>
          </m:sub>
        </m:sSub>
        <m:sSub>
          <m:sSubPr>
            <m:ctrlPr>
              <w:del w:id="2143" w:author="智绘未来专利代理" w:date="2021-09-03T17:45:00Z">
                <w:rPr>
                  <w:rFonts w:ascii="Cambria Math" w:hAnsi="Cambria Math"/>
                  <w:color w:val="000000" w:themeColor="text1"/>
                  <w:szCs w:val="24"/>
                </w:rPr>
              </w:del>
            </m:ctrlPr>
          </m:sSubPr>
          <m:e>
            <m:r>
              <w:del w:id="2144" w:author="智绘未来专利代理" w:date="2021-09-03T17:45:00Z">
                <m:rPr>
                  <m:sty m:val="p"/>
                </m:rPr>
                <w:rPr>
                  <w:rFonts w:ascii="Cambria Math" w:hAnsi="Cambria Math"/>
                  <w:color w:val="000000" w:themeColor="text1"/>
                  <w:szCs w:val="24"/>
                </w:rPr>
                <m:t>T</m:t>
              </w:del>
            </m:r>
          </m:e>
          <m:sub>
            <m:r>
              <w:del w:id="2145" w:author="智绘未来专利代理" w:date="2021-09-03T17:45:00Z">
                <m:rPr>
                  <m:sty m:val="p"/>
                </m:rPr>
                <w:rPr>
                  <w:rFonts w:ascii="Cambria Math" w:hAnsi="Cambria Math"/>
                  <w:color w:val="000000" w:themeColor="text1"/>
                  <w:szCs w:val="24"/>
                </w:rPr>
                <m:t>m</m:t>
              </w:del>
            </m:r>
          </m:sub>
        </m:sSub>
        <m:d>
          <m:dPr>
            <m:begChr m:val="["/>
            <m:endChr m:val="]"/>
            <m:ctrlPr>
              <w:del w:id="2146" w:author="智绘未来专利代理" w:date="2021-09-03T17:45:00Z">
                <w:rPr>
                  <w:rFonts w:ascii="Cambria Math" w:hAnsi="Cambria Math"/>
                  <w:color w:val="000000" w:themeColor="text1"/>
                  <w:szCs w:val="24"/>
                </w:rPr>
              </w:del>
            </m:ctrlPr>
          </m:dPr>
          <m:e>
            <m:r>
              <w:del w:id="2147" w:author="智绘未来专利代理" w:date="2021-09-03T17:45:00Z">
                <m:rPr>
                  <m:sty m:val="p"/>
                </m:rPr>
                <w:rPr>
                  <w:rFonts w:ascii="Cambria Math" w:hAnsi="Cambria Math"/>
                  <w:color w:val="000000" w:themeColor="text1"/>
                  <w:szCs w:val="24"/>
                </w:rPr>
                <m:t>1</m:t>
              </w:del>
            </m:r>
          </m:e>
        </m:d>
        <m:sSub>
          <m:sSubPr>
            <m:ctrlPr>
              <w:ins w:id="2148" w:author="智绘未来专利代理" w:date="2021-09-03T17:45:00Z">
                <w:rPr>
                  <w:rFonts w:ascii="Cambria Math" w:hAnsi="Cambria Math"/>
                </w:rPr>
              </w:ins>
            </m:ctrlPr>
          </m:sSubPr>
          <m:e>
            <m:acc>
              <m:accPr>
                <m:chr m:val="̇"/>
                <m:ctrlPr>
                  <w:ins w:id="2149" w:author="智绘未来专利代理" w:date="2021-09-03T17:45:00Z">
                    <w:rPr>
                      <w:rFonts w:ascii="Cambria Math" w:hAnsi="Cambria Math"/>
                    </w:rPr>
                  </w:ins>
                </m:ctrlPr>
              </m:accPr>
              <m:e>
                <m:r>
                  <w:ins w:id="2150" w:author="智绘未来专利代理" w:date="2021-09-03T17:45:00Z">
                    <w:rPr>
                      <w:rFonts w:ascii="Cambria Math" w:hAnsi="Cambria Math"/>
                    </w:rPr>
                    <m:t>U</m:t>
                  </w:ins>
                </m:r>
              </m:e>
            </m:acc>
          </m:e>
          <m:sub>
            <m:r>
              <w:ins w:id="2151" w:author="智绘未来专利代理" w:date="2021-09-03T17:45:00Z">
                <m:rPr>
                  <m:sty m:val="p"/>
                </m:rPr>
                <w:rPr>
                  <w:rFonts w:ascii="Cambria Math" w:hAnsi="Cambria Math"/>
                </w:rPr>
                <m:t>1</m:t>
              </w:ins>
            </m:r>
          </m:sub>
        </m:sSub>
        <m:sSub>
          <m:sSubPr>
            <m:ctrlPr>
              <w:ins w:id="2152" w:author="智绘未来专利代理" w:date="2021-09-03T17:45:00Z">
                <w:rPr>
                  <w:rFonts w:ascii="Cambria Math" w:hAnsi="Cambria Math"/>
                </w:rPr>
              </w:ins>
            </m:ctrlPr>
          </m:sSubPr>
          <m:e>
            <m:r>
              <w:ins w:id="2153" w:author="智绘未来专利代理" w:date="2021-09-03T17:45:00Z">
                <w:rPr>
                  <w:rFonts w:ascii="Cambria Math" w:hAnsi="Cambria Math"/>
                </w:rPr>
                <m:t>T</m:t>
              </w:ins>
            </m:r>
          </m:e>
          <m:sub>
            <m:r>
              <w:ins w:id="2154" w:author="智绘未来专利代理" w:date="2021-09-03T17:45:00Z">
                <w:rPr>
                  <w:rFonts w:ascii="Cambria Math" w:hAnsi="Cambria Math"/>
                </w:rPr>
                <m:t>m</m:t>
              </w:ins>
            </m:r>
          </m:sub>
        </m:sSub>
        <m:d>
          <m:dPr>
            <m:begChr m:val="["/>
            <m:endChr m:val="]"/>
            <m:ctrlPr>
              <w:ins w:id="2155" w:author="智绘未来专利代理" w:date="2021-09-03T17:45:00Z">
                <w:rPr>
                  <w:rFonts w:ascii="Cambria Math" w:hAnsi="Cambria Math"/>
                </w:rPr>
              </w:ins>
            </m:ctrlPr>
          </m:dPr>
          <m:e>
            <m:r>
              <w:ins w:id="2156" w:author="智绘未来专利代理" w:date="2021-09-03T17:45:00Z">
                <m:rPr>
                  <m:sty m:val="p"/>
                </m:rPr>
                <w:rPr>
                  <w:rFonts w:ascii="Cambria Math" w:hAnsi="Cambria Math"/>
                </w:rPr>
                <m:t>1</m:t>
              </w:ins>
            </m:r>
          </m:e>
        </m:d>
      </m:oMath>
      <w:r w:rsidRPr="009B1CC0">
        <w:rPr>
          <w:rFonts w:hint="eastAsia"/>
        </w:rPr>
        <w:t>、</w:t>
      </w:r>
      <m:oMath>
        <m:acc>
          <m:accPr>
            <m:chr m:val="̇"/>
            <m:ctrlPr>
              <w:rPr>
                <w:rFonts w:ascii="Cambria Math" w:hAnsi="Cambria Math"/>
              </w:rPr>
            </m:ctrlPr>
          </m:accPr>
          <m:e>
            <m:r>
              <w:rPr>
                <w:rFonts w:ascii="Cambria Math" w:hAnsi="Cambria Math"/>
              </w:rPr>
              <m:t>U</m:t>
            </m:r>
          </m:e>
        </m:acc>
        <m:sSub>
          <m:sSubPr>
            <m:ctrlPr>
              <w:del w:id="2157" w:author="智绘未来专利代理" w:date="2021-09-03T17:45:00Z">
                <w:rPr>
                  <w:rFonts w:ascii="Cambria Math" w:hAnsi="Cambria Math"/>
                  <w:color w:val="000000" w:themeColor="text1"/>
                  <w:szCs w:val="24"/>
                </w:rPr>
              </w:del>
            </m:ctrlPr>
          </m:sSubPr>
          <m:e>
            <m:r>
              <w:del w:id="2158" w:author="智绘未来专利代理" w:date="2021-09-03T17:45:00Z">
                <m:rPr>
                  <m:sty m:val="p"/>
                </m:rPr>
                <w:rPr>
                  <w:rFonts w:ascii="Cambria Math" w:hAnsi="Cambria Math"/>
                  <w:color w:val="000000" w:themeColor="text1"/>
                  <w:szCs w:val="24"/>
                </w:rPr>
                <m:t>T</m:t>
              </w:del>
            </m:r>
          </m:e>
          <m:sub>
            <m:r>
              <w:del w:id="2159" w:author="智绘未来专利代理" w:date="2021-09-03T17:45:00Z">
                <m:rPr>
                  <m:sty m:val="p"/>
                </m:rPr>
                <w:rPr>
                  <w:rFonts w:ascii="Cambria Math" w:hAnsi="Cambria Math"/>
                  <w:color w:val="000000" w:themeColor="text1"/>
                  <w:szCs w:val="24"/>
                </w:rPr>
                <m:t>m</m:t>
              </w:del>
            </m:r>
          </m:sub>
        </m:sSub>
        <m:sSub>
          <m:sSubPr>
            <m:ctrlPr>
              <w:ins w:id="2160" w:author="智绘未来专利代理" w:date="2021-09-03T17:45:00Z">
                <w:rPr>
                  <w:rFonts w:ascii="Cambria Math" w:hAnsi="Cambria Math"/>
                </w:rPr>
              </w:ins>
            </m:ctrlPr>
          </m:sSubPr>
          <m:e>
            <m:r>
              <w:ins w:id="2161" w:author="智绘未来专利代理" w:date="2021-09-03T17:45:00Z">
                <w:rPr>
                  <w:rFonts w:ascii="Cambria Math" w:hAnsi="Cambria Math"/>
                </w:rPr>
                <m:t>T</m:t>
              </w:ins>
            </m:r>
          </m:e>
          <m:sub>
            <m:r>
              <w:ins w:id="2162"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2</m:t>
            </m:r>
          </m:e>
        </m:d>
        <m:r>
          <w:rPr>
            <w:rFonts w:ascii="Cambria Math" w:hAnsi="Cambria Math" w:hint="eastAsia"/>
          </w:rPr>
          <m:t>=</m:t>
        </m:r>
        <m:sSub>
          <m:sSubPr>
            <m:ctrlPr>
              <w:del w:id="2163" w:author="智绘未来专利代理" w:date="2021-09-03T17:45:00Z">
                <w:rPr>
                  <w:rFonts w:ascii="Cambria Math" w:hAnsi="Cambria Math"/>
                  <w:color w:val="000000" w:themeColor="text1"/>
                  <w:szCs w:val="24"/>
                </w:rPr>
              </w:del>
            </m:ctrlPr>
          </m:sSubPr>
          <m:e>
            <m:acc>
              <m:accPr>
                <m:chr m:val="̇"/>
                <m:ctrlPr>
                  <w:del w:id="2164" w:author="智绘未来专利代理" w:date="2021-09-03T17:45:00Z">
                    <w:rPr>
                      <w:rFonts w:ascii="Cambria Math" w:hAnsi="Cambria Math"/>
                      <w:color w:val="000000" w:themeColor="text1"/>
                      <w:szCs w:val="24"/>
                    </w:rPr>
                  </w:del>
                </m:ctrlPr>
              </m:accPr>
              <m:e>
                <m:r>
                  <w:del w:id="2165" w:author="智绘未来专利代理" w:date="2021-09-03T17:45:00Z">
                    <w:rPr>
                      <w:rFonts w:ascii="Cambria Math" w:hAnsi="Cambria Math"/>
                      <w:color w:val="000000" w:themeColor="text1"/>
                      <w:szCs w:val="24"/>
                    </w:rPr>
                    <m:t>U</m:t>
                  </w:del>
                </m:r>
              </m:e>
            </m:acc>
          </m:e>
          <m:sub>
            <m:r>
              <w:del w:id="2166" w:author="智绘未来专利代理" w:date="2021-09-03T17:45:00Z">
                <w:rPr>
                  <w:rFonts w:ascii="Cambria Math" w:hAnsi="Cambria Math"/>
                  <w:color w:val="000000" w:themeColor="text1"/>
                  <w:szCs w:val="24"/>
                </w:rPr>
                <m:t>1</m:t>
              </w:del>
            </m:r>
          </m:sub>
        </m:sSub>
        <m:sSub>
          <m:sSubPr>
            <m:ctrlPr>
              <w:del w:id="2167" w:author="智绘未来专利代理" w:date="2021-09-03T17:45:00Z">
                <w:rPr>
                  <w:rFonts w:ascii="Cambria Math" w:hAnsi="Cambria Math"/>
                  <w:color w:val="000000" w:themeColor="text1"/>
                  <w:szCs w:val="24"/>
                </w:rPr>
              </w:del>
            </m:ctrlPr>
          </m:sSubPr>
          <m:e>
            <m:r>
              <w:del w:id="2168" w:author="智绘未来专利代理" w:date="2021-09-03T17:45:00Z">
                <m:rPr>
                  <m:sty m:val="p"/>
                </m:rPr>
                <w:rPr>
                  <w:rFonts w:ascii="Cambria Math" w:hAnsi="Cambria Math"/>
                  <w:color w:val="000000" w:themeColor="text1"/>
                  <w:szCs w:val="24"/>
                </w:rPr>
                <m:t>T</m:t>
              </w:del>
            </m:r>
          </m:e>
          <m:sub>
            <m:r>
              <w:del w:id="2169" w:author="智绘未来专利代理" w:date="2021-09-03T17:45:00Z">
                <m:rPr>
                  <m:sty m:val="p"/>
                </m:rPr>
                <w:rPr>
                  <w:rFonts w:ascii="Cambria Math" w:hAnsi="Cambria Math"/>
                  <w:color w:val="000000" w:themeColor="text1"/>
                  <w:szCs w:val="24"/>
                </w:rPr>
                <m:t>m</m:t>
              </w:del>
            </m:r>
          </m:sub>
        </m:sSub>
        <m:sSub>
          <m:sSubPr>
            <m:ctrlPr>
              <w:ins w:id="2170" w:author="智绘未来专利代理" w:date="2021-09-03T17:45:00Z">
                <w:rPr>
                  <w:rFonts w:ascii="Cambria Math" w:hAnsi="Cambria Math"/>
                </w:rPr>
              </w:ins>
            </m:ctrlPr>
          </m:sSubPr>
          <m:e>
            <m:acc>
              <m:accPr>
                <m:chr m:val="̇"/>
                <m:ctrlPr>
                  <w:ins w:id="2171" w:author="智绘未来专利代理" w:date="2021-09-03T17:45:00Z">
                    <w:rPr>
                      <w:rFonts w:ascii="Cambria Math" w:hAnsi="Cambria Math"/>
                    </w:rPr>
                  </w:ins>
                </m:ctrlPr>
              </m:accPr>
              <m:e>
                <m:r>
                  <w:ins w:id="2172" w:author="智绘未来专利代理" w:date="2021-09-03T17:45:00Z">
                    <w:rPr>
                      <w:rFonts w:ascii="Cambria Math" w:hAnsi="Cambria Math"/>
                    </w:rPr>
                    <m:t>U</m:t>
                  </w:ins>
                </m:r>
              </m:e>
            </m:acc>
          </m:e>
          <m:sub>
            <m:r>
              <w:ins w:id="2173" w:author="智绘未来专利代理" w:date="2021-09-03T17:45:00Z">
                <m:rPr>
                  <m:sty m:val="p"/>
                </m:rPr>
                <w:rPr>
                  <w:rFonts w:ascii="Cambria Math" w:hAnsi="Cambria Math"/>
                </w:rPr>
                <m:t>1</m:t>
              </w:ins>
            </m:r>
          </m:sub>
        </m:sSub>
        <m:sSub>
          <m:sSubPr>
            <m:ctrlPr>
              <w:ins w:id="2174" w:author="智绘未来专利代理" w:date="2021-09-03T17:45:00Z">
                <w:rPr>
                  <w:rFonts w:ascii="Cambria Math" w:hAnsi="Cambria Math"/>
                </w:rPr>
              </w:ins>
            </m:ctrlPr>
          </m:sSubPr>
          <m:e>
            <m:r>
              <w:ins w:id="2175" w:author="智绘未来专利代理" w:date="2021-09-03T17:45:00Z">
                <w:rPr>
                  <w:rFonts w:ascii="Cambria Math" w:hAnsi="Cambria Math"/>
                </w:rPr>
                <m:t>T</m:t>
              </w:ins>
            </m:r>
          </m:e>
          <m:sub>
            <m:r>
              <w:ins w:id="2176"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hint="eastAsia"/>
          </w:rPr>
          <m:t>；</m:t>
        </m:r>
      </m:oMath>
    </w:p>
    <w:p w14:paraId="65E63E2B" w14:textId="0B3A05D3" w:rsidR="003549F2" w:rsidRPr="00613368" w:rsidRDefault="003549F2" w:rsidP="00613368">
      <w:pPr>
        <w:pStyle w:val="00"/>
        <w:ind w:firstLine="480"/>
        <w:rPr>
          <w:ins w:id="2177" w:author="智绘未来专利代理" w:date="2021-09-03T17:45:00Z"/>
        </w:rPr>
      </w:pPr>
      <w:r w:rsidRPr="009B1CC0">
        <w:rPr>
          <w:rFonts w:hint="eastAsia"/>
        </w:rPr>
        <w:lastRenderedPageBreak/>
        <w:t>采用负序分量判别故障点位置时，</w:t>
      </w:r>
      <m:oMath>
        <m:acc>
          <m:accPr>
            <m:chr m:val="̇"/>
            <m:ctrlPr>
              <w:rPr>
                <w:rFonts w:ascii="Cambria Math" w:hAnsi="Cambria Math"/>
              </w:rPr>
            </m:ctrlPr>
          </m:accPr>
          <m:e>
            <m:r>
              <w:rPr>
                <w:rFonts w:ascii="Cambria Math" w:hAnsi="Cambria Math"/>
              </w:rPr>
              <m:t>U</m:t>
            </m:r>
          </m:e>
        </m:acc>
        <m:sSub>
          <m:sSubPr>
            <m:ctrlPr>
              <w:del w:id="2178" w:author="智绘未来专利代理" w:date="2021-09-03T17:45:00Z">
                <w:rPr>
                  <w:rFonts w:ascii="Cambria Math" w:hAnsi="Cambria Math"/>
                  <w:color w:val="000000" w:themeColor="text1"/>
                  <w:szCs w:val="24"/>
                </w:rPr>
              </w:del>
            </m:ctrlPr>
          </m:sSubPr>
          <m:e>
            <m:r>
              <w:del w:id="2179" w:author="智绘未来专利代理" w:date="2021-09-03T17:45:00Z">
                <m:rPr>
                  <m:sty m:val="p"/>
                </m:rPr>
                <w:rPr>
                  <w:rFonts w:ascii="Cambria Math" w:hAnsi="Cambria Math"/>
                  <w:color w:val="000000" w:themeColor="text1"/>
                  <w:szCs w:val="24"/>
                </w:rPr>
                <m:t>T</m:t>
              </w:del>
            </m:r>
          </m:e>
          <m:sub>
            <m:r>
              <w:del w:id="2180" w:author="智绘未来专利代理" w:date="2021-09-03T17:45:00Z">
                <m:rPr>
                  <m:sty m:val="p"/>
                </m:rPr>
                <w:rPr>
                  <w:rFonts w:ascii="Cambria Math" w:hAnsi="Cambria Math"/>
                  <w:color w:val="000000" w:themeColor="text1"/>
                  <w:szCs w:val="24"/>
                </w:rPr>
                <m:t>m</m:t>
              </w:del>
            </m:r>
          </m:sub>
        </m:sSub>
        <m:sSub>
          <m:sSubPr>
            <m:ctrlPr>
              <w:ins w:id="2181" w:author="智绘未来专利代理" w:date="2021-09-03T17:45:00Z">
                <w:rPr>
                  <w:rFonts w:ascii="Cambria Math" w:hAnsi="Cambria Math"/>
                </w:rPr>
              </w:ins>
            </m:ctrlPr>
          </m:sSubPr>
          <m:e>
            <m:r>
              <w:ins w:id="2182" w:author="智绘未来专利代理" w:date="2021-09-03T17:45:00Z">
                <w:rPr>
                  <w:rFonts w:ascii="Cambria Math" w:hAnsi="Cambria Math"/>
                </w:rPr>
                <m:t>T</m:t>
              </w:ins>
            </m:r>
          </m:e>
          <m:sub>
            <m:r>
              <w:ins w:id="2183"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0</m:t>
            </m:r>
          </m:e>
        </m:d>
        <m:r>
          <w:rPr>
            <w:rFonts w:ascii="Cambria Math" w:hAnsi="Cambria Math" w:hint="eastAsia"/>
          </w:rPr>
          <m:t>=</m:t>
        </m:r>
        <m:sSub>
          <m:sSubPr>
            <m:ctrlPr>
              <w:del w:id="2184" w:author="智绘未来专利代理" w:date="2021-09-03T17:45:00Z">
                <w:rPr>
                  <w:rFonts w:ascii="Cambria Math" w:hAnsi="Cambria Math"/>
                  <w:color w:val="000000" w:themeColor="text1"/>
                  <w:szCs w:val="24"/>
                </w:rPr>
              </w:del>
            </m:ctrlPr>
          </m:sSubPr>
          <m:e>
            <m:acc>
              <m:accPr>
                <m:chr m:val="̇"/>
                <m:ctrlPr>
                  <w:del w:id="2185" w:author="智绘未来专利代理" w:date="2021-09-03T17:45:00Z">
                    <w:rPr>
                      <w:rFonts w:ascii="Cambria Math" w:hAnsi="Cambria Math"/>
                      <w:color w:val="000000" w:themeColor="text1"/>
                      <w:szCs w:val="24"/>
                    </w:rPr>
                  </w:del>
                </m:ctrlPr>
              </m:accPr>
              <m:e>
                <m:r>
                  <w:del w:id="2186" w:author="智绘未来专利代理" w:date="2021-09-03T17:45:00Z">
                    <w:rPr>
                      <w:rFonts w:ascii="Cambria Math" w:hAnsi="Cambria Math"/>
                      <w:color w:val="000000" w:themeColor="text1"/>
                      <w:szCs w:val="24"/>
                    </w:rPr>
                    <m:t>U</m:t>
                  </w:del>
                </m:r>
              </m:e>
            </m:acc>
          </m:e>
          <m:sub>
            <m:r>
              <w:del w:id="2187" w:author="智绘未来专利代理" w:date="2021-09-03T17:45:00Z">
                <w:rPr>
                  <w:rFonts w:ascii="Cambria Math" w:hAnsi="Cambria Math"/>
                  <w:color w:val="000000" w:themeColor="text1"/>
                  <w:szCs w:val="24"/>
                </w:rPr>
                <m:t>2</m:t>
              </w:del>
            </m:r>
          </m:sub>
        </m:sSub>
        <m:sSub>
          <m:sSubPr>
            <m:ctrlPr>
              <w:del w:id="2188" w:author="智绘未来专利代理" w:date="2021-09-03T17:45:00Z">
                <w:rPr>
                  <w:rFonts w:ascii="Cambria Math" w:hAnsi="Cambria Math"/>
                  <w:color w:val="000000" w:themeColor="text1"/>
                  <w:szCs w:val="24"/>
                </w:rPr>
              </w:del>
            </m:ctrlPr>
          </m:sSubPr>
          <m:e>
            <m:r>
              <w:del w:id="2189" w:author="智绘未来专利代理" w:date="2021-09-03T17:45:00Z">
                <m:rPr>
                  <m:sty m:val="p"/>
                </m:rPr>
                <w:rPr>
                  <w:rFonts w:ascii="Cambria Math" w:hAnsi="Cambria Math"/>
                  <w:color w:val="000000" w:themeColor="text1"/>
                  <w:szCs w:val="24"/>
                </w:rPr>
                <m:t>T</m:t>
              </w:del>
            </m:r>
          </m:e>
          <m:sub>
            <m:r>
              <w:del w:id="2190" w:author="智绘未来专利代理" w:date="2021-09-03T17:45:00Z">
                <m:rPr>
                  <m:sty m:val="p"/>
                </m:rPr>
                <w:rPr>
                  <w:rFonts w:ascii="Cambria Math" w:hAnsi="Cambria Math"/>
                  <w:color w:val="000000" w:themeColor="text1"/>
                  <w:szCs w:val="24"/>
                </w:rPr>
                <m:t>m</m:t>
              </w:del>
            </m:r>
          </m:sub>
        </m:sSub>
        <m:sSub>
          <m:sSubPr>
            <m:ctrlPr>
              <w:ins w:id="2191" w:author="智绘未来专利代理" w:date="2021-09-03T17:45:00Z">
                <w:rPr>
                  <w:rFonts w:ascii="Cambria Math" w:hAnsi="Cambria Math"/>
                </w:rPr>
              </w:ins>
            </m:ctrlPr>
          </m:sSubPr>
          <m:e>
            <m:acc>
              <m:accPr>
                <m:chr m:val="̇"/>
                <m:ctrlPr>
                  <w:ins w:id="2192" w:author="智绘未来专利代理" w:date="2021-09-03T17:45:00Z">
                    <w:rPr>
                      <w:rFonts w:ascii="Cambria Math" w:hAnsi="Cambria Math"/>
                    </w:rPr>
                  </w:ins>
                </m:ctrlPr>
              </m:accPr>
              <m:e>
                <m:r>
                  <w:ins w:id="2193" w:author="智绘未来专利代理" w:date="2021-09-03T17:45:00Z">
                    <w:rPr>
                      <w:rFonts w:ascii="Cambria Math" w:hAnsi="Cambria Math"/>
                    </w:rPr>
                    <m:t>U</m:t>
                  </w:ins>
                </m:r>
              </m:e>
            </m:acc>
          </m:e>
          <m:sub>
            <m:r>
              <w:ins w:id="2194" w:author="智绘未来专利代理" w:date="2021-09-03T17:45:00Z">
                <m:rPr>
                  <m:sty m:val="p"/>
                </m:rPr>
                <w:rPr>
                  <w:rFonts w:ascii="Cambria Math" w:hAnsi="Cambria Math"/>
                </w:rPr>
                <m:t>2</m:t>
              </w:ins>
            </m:r>
          </m:sub>
        </m:sSub>
        <m:sSub>
          <m:sSubPr>
            <m:ctrlPr>
              <w:ins w:id="2195" w:author="智绘未来专利代理" w:date="2021-09-03T17:45:00Z">
                <w:rPr>
                  <w:rFonts w:ascii="Cambria Math" w:hAnsi="Cambria Math"/>
                </w:rPr>
              </w:ins>
            </m:ctrlPr>
          </m:sSubPr>
          <m:e>
            <m:r>
              <w:ins w:id="2196" w:author="智绘未来专利代理" w:date="2021-09-03T17:45:00Z">
                <w:rPr>
                  <w:rFonts w:ascii="Cambria Math" w:hAnsi="Cambria Math"/>
                </w:rPr>
                <m:t>T</m:t>
              </w:ins>
            </m:r>
          </m:e>
          <m:sub>
            <m:r>
              <w:ins w:id="2197"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0</m:t>
            </m:r>
          </m:e>
        </m:d>
      </m:oMath>
      <w:r w:rsidRPr="009B1CC0">
        <w:rPr>
          <w:rFonts w:hint="eastAsia"/>
        </w:rPr>
        <w:t>、</w:t>
      </w:r>
      <m:oMath>
        <m:acc>
          <m:accPr>
            <m:chr m:val="̇"/>
            <m:ctrlPr>
              <w:rPr>
                <w:rFonts w:ascii="Cambria Math" w:hAnsi="Cambria Math"/>
              </w:rPr>
            </m:ctrlPr>
          </m:accPr>
          <m:e>
            <m:r>
              <w:rPr>
                <w:rFonts w:ascii="Cambria Math" w:hAnsi="Cambria Math"/>
              </w:rPr>
              <m:t>U</m:t>
            </m:r>
          </m:e>
        </m:acc>
        <m:sSub>
          <m:sSubPr>
            <m:ctrlPr>
              <w:del w:id="2198" w:author="智绘未来专利代理" w:date="2021-09-03T17:45:00Z">
                <w:rPr>
                  <w:rFonts w:ascii="Cambria Math" w:hAnsi="Cambria Math"/>
                  <w:color w:val="000000" w:themeColor="text1"/>
                  <w:szCs w:val="24"/>
                </w:rPr>
              </w:del>
            </m:ctrlPr>
          </m:sSubPr>
          <m:e>
            <m:r>
              <w:del w:id="2199" w:author="智绘未来专利代理" w:date="2021-09-03T17:45:00Z">
                <m:rPr>
                  <m:sty m:val="p"/>
                </m:rPr>
                <w:rPr>
                  <w:rFonts w:ascii="Cambria Math" w:hAnsi="Cambria Math"/>
                  <w:color w:val="000000" w:themeColor="text1"/>
                  <w:szCs w:val="24"/>
                </w:rPr>
                <m:t>T</m:t>
              </w:del>
            </m:r>
          </m:e>
          <m:sub>
            <m:r>
              <w:del w:id="2200" w:author="智绘未来专利代理" w:date="2021-09-03T17:45:00Z">
                <m:rPr>
                  <m:sty m:val="p"/>
                </m:rPr>
                <w:rPr>
                  <w:rFonts w:ascii="Cambria Math" w:hAnsi="Cambria Math"/>
                  <w:color w:val="000000" w:themeColor="text1"/>
                  <w:szCs w:val="24"/>
                </w:rPr>
                <m:t>m</m:t>
              </w:del>
            </m:r>
          </m:sub>
        </m:sSub>
        <m:sSub>
          <m:sSubPr>
            <m:ctrlPr>
              <w:ins w:id="2201" w:author="智绘未来专利代理" w:date="2021-09-03T17:45:00Z">
                <w:rPr>
                  <w:rFonts w:ascii="Cambria Math" w:hAnsi="Cambria Math"/>
                </w:rPr>
              </w:ins>
            </m:ctrlPr>
          </m:sSubPr>
          <m:e>
            <m:r>
              <w:ins w:id="2202" w:author="智绘未来专利代理" w:date="2021-09-03T17:45:00Z">
                <w:rPr>
                  <w:rFonts w:ascii="Cambria Math" w:hAnsi="Cambria Math"/>
                </w:rPr>
                <m:t>T</m:t>
              </w:ins>
            </m:r>
          </m:e>
          <m:sub>
            <m:r>
              <w:ins w:id="2203"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1</m:t>
            </m:r>
          </m:e>
        </m:d>
        <m:r>
          <w:rPr>
            <w:rFonts w:ascii="Cambria Math" w:hAnsi="Cambria Math" w:hint="eastAsia"/>
          </w:rPr>
          <m:t>=</m:t>
        </m:r>
        <m:sSub>
          <m:sSubPr>
            <m:ctrlPr>
              <w:del w:id="2204" w:author="智绘未来专利代理" w:date="2021-09-03T17:45:00Z">
                <w:rPr>
                  <w:rFonts w:ascii="Cambria Math" w:hAnsi="Cambria Math"/>
                  <w:color w:val="000000" w:themeColor="text1"/>
                  <w:szCs w:val="24"/>
                </w:rPr>
              </w:del>
            </m:ctrlPr>
          </m:sSubPr>
          <m:e>
            <m:acc>
              <m:accPr>
                <m:chr m:val="̇"/>
                <m:ctrlPr>
                  <w:del w:id="2205" w:author="智绘未来专利代理" w:date="2021-09-03T17:45:00Z">
                    <w:rPr>
                      <w:rFonts w:ascii="Cambria Math" w:hAnsi="Cambria Math"/>
                      <w:color w:val="000000" w:themeColor="text1"/>
                      <w:szCs w:val="24"/>
                    </w:rPr>
                  </w:del>
                </m:ctrlPr>
              </m:accPr>
              <m:e>
                <m:r>
                  <w:del w:id="2206" w:author="智绘未来专利代理" w:date="2021-09-03T17:45:00Z">
                    <w:rPr>
                      <w:rFonts w:ascii="Cambria Math" w:hAnsi="Cambria Math"/>
                      <w:color w:val="000000" w:themeColor="text1"/>
                      <w:szCs w:val="24"/>
                    </w:rPr>
                    <m:t>U</m:t>
                  </w:del>
                </m:r>
              </m:e>
            </m:acc>
          </m:e>
          <m:sub>
            <m:r>
              <w:del w:id="2207" w:author="智绘未来专利代理" w:date="2021-09-03T17:45:00Z">
                <w:rPr>
                  <w:rFonts w:ascii="Cambria Math" w:hAnsi="Cambria Math"/>
                  <w:color w:val="000000" w:themeColor="text1"/>
                  <w:szCs w:val="24"/>
                </w:rPr>
                <m:t>2</m:t>
              </w:del>
            </m:r>
          </m:sub>
        </m:sSub>
        <m:sSub>
          <m:sSubPr>
            <m:ctrlPr>
              <w:del w:id="2208" w:author="智绘未来专利代理" w:date="2021-09-03T17:45:00Z">
                <w:rPr>
                  <w:rFonts w:ascii="Cambria Math" w:hAnsi="Cambria Math"/>
                  <w:color w:val="000000" w:themeColor="text1"/>
                  <w:szCs w:val="24"/>
                </w:rPr>
              </w:del>
            </m:ctrlPr>
          </m:sSubPr>
          <m:e>
            <m:r>
              <w:del w:id="2209" w:author="智绘未来专利代理" w:date="2021-09-03T17:45:00Z">
                <m:rPr>
                  <m:sty m:val="p"/>
                </m:rPr>
                <w:rPr>
                  <w:rFonts w:ascii="Cambria Math" w:hAnsi="Cambria Math"/>
                  <w:color w:val="000000" w:themeColor="text1"/>
                  <w:szCs w:val="24"/>
                </w:rPr>
                <m:t>T</m:t>
              </w:del>
            </m:r>
          </m:e>
          <m:sub>
            <m:r>
              <w:del w:id="2210" w:author="智绘未来专利代理" w:date="2021-09-03T17:45:00Z">
                <m:rPr>
                  <m:sty m:val="p"/>
                </m:rPr>
                <w:rPr>
                  <w:rFonts w:ascii="Cambria Math" w:hAnsi="Cambria Math"/>
                  <w:color w:val="000000" w:themeColor="text1"/>
                  <w:szCs w:val="24"/>
                </w:rPr>
                <m:t>m</m:t>
              </w:del>
            </m:r>
          </m:sub>
        </m:sSub>
        <m:d>
          <m:dPr>
            <m:begChr m:val="["/>
            <m:endChr m:val="]"/>
            <m:ctrlPr>
              <w:del w:id="2211" w:author="智绘未来专利代理" w:date="2021-09-03T17:45:00Z">
                <w:rPr>
                  <w:rFonts w:ascii="Cambria Math" w:hAnsi="Cambria Math"/>
                  <w:color w:val="000000" w:themeColor="text1"/>
                  <w:szCs w:val="24"/>
                </w:rPr>
              </w:del>
            </m:ctrlPr>
          </m:dPr>
          <m:e>
            <m:r>
              <w:del w:id="2212" w:author="智绘未来专利代理" w:date="2021-09-03T17:45:00Z">
                <m:rPr>
                  <m:sty m:val="p"/>
                </m:rPr>
                <w:rPr>
                  <w:rFonts w:ascii="Cambria Math" w:hAnsi="Cambria Math"/>
                  <w:color w:val="000000" w:themeColor="text1"/>
                  <w:szCs w:val="24"/>
                </w:rPr>
                <m:t>1</m:t>
              </w:del>
            </m:r>
          </m:e>
        </m:d>
        <m:sSub>
          <m:sSubPr>
            <m:ctrlPr>
              <w:ins w:id="2213" w:author="智绘未来专利代理" w:date="2021-09-03T17:45:00Z">
                <w:rPr>
                  <w:rFonts w:ascii="Cambria Math" w:hAnsi="Cambria Math"/>
                </w:rPr>
              </w:ins>
            </m:ctrlPr>
          </m:sSubPr>
          <m:e>
            <m:acc>
              <m:accPr>
                <m:chr m:val="̇"/>
                <m:ctrlPr>
                  <w:ins w:id="2214" w:author="智绘未来专利代理" w:date="2021-09-03T17:45:00Z">
                    <w:rPr>
                      <w:rFonts w:ascii="Cambria Math" w:hAnsi="Cambria Math"/>
                    </w:rPr>
                  </w:ins>
                </m:ctrlPr>
              </m:accPr>
              <m:e>
                <m:r>
                  <w:ins w:id="2215" w:author="智绘未来专利代理" w:date="2021-09-03T17:45:00Z">
                    <w:rPr>
                      <w:rFonts w:ascii="Cambria Math" w:hAnsi="Cambria Math"/>
                    </w:rPr>
                    <m:t>U</m:t>
                  </w:ins>
                </m:r>
              </m:e>
            </m:acc>
          </m:e>
          <m:sub>
            <m:r>
              <w:ins w:id="2216" w:author="智绘未来专利代理" w:date="2021-09-03T17:45:00Z">
                <m:rPr>
                  <m:sty m:val="p"/>
                </m:rPr>
                <w:rPr>
                  <w:rFonts w:ascii="Cambria Math" w:hAnsi="Cambria Math"/>
                </w:rPr>
                <m:t>2</m:t>
              </w:ins>
            </m:r>
          </m:sub>
        </m:sSub>
        <m:sSub>
          <m:sSubPr>
            <m:ctrlPr>
              <w:ins w:id="2217" w:author="智绘未来专利代理" w:date="2021-09-03T17:45:00Z">
                <w:rPr>
                  <w:rFonts w:ascii="Cambria Math" w:hAnsi="Cambria Math"/>
                </w:rPr>
              </w:ins>
            </m:ctrlPr>
          </m:sSubPr>
          <m:e>
            <m:r>
              <w:ins w:id="2218" w:author="智绘未来专利代理" w:date="2021-09-03T17:45:00Z">
                <w:rPr>
                  <w:rFonts w:ascii="Cambria Math" w:hAnsi="Cambria Math"/>
                </w:rPr>
                <m:t>T</m:t>
              </w:ins>
            </m:r>
          </m:e>
          <m:sub>
            <m:r>
              <w:ins w:id="2219" w:author="智绘未来专利代理" w:date="2021-09-03T17:45:00Z">
                <w:rPr>
                  <w:rFonts w:ascii="Cambria Math" w:hAnsi="Cambria Math"/>
                </w:rPr>
                <m:t>m</m:t>
              </w:ins>
            </m:r>
          </m:sub>
        </m:sSub>
        <m:d>
          <m:dPr>
            <m:begChr m:val="["/>
            <m:endChr m:val="]"/>
            <m:ctrlPr>
              <w:ins w:id="2220" w:author="智绘未来专利代理" w:date="2021-09-03T17:45:00Z">
                <w:rPr>
                  <w:rFonts w:ascii="Cambria Math" w:hAnsi="Cambria Math"/>
                </w:rPr>
              </w:ins>
            </m:ctrlPr>
          </m:dPr>
          <m:e>
            <m:r>
              <w:ins w:id="2221" w:author="智绘未来专利代理" w:date="2021-09-03T17:45:00Z">
                <m:rPr>
                  <m:sty m:val="p"/>
                </m:rPr>
                <w:rPr>
                  <w:rFonts w:ascii="Cambria Math" w:hAnsi="Cambria Math"/>
                </w:rPr>
                <m:t>1</m:t>
              </w:ins>
            </m:r>
          </m:e>
        </m:d>
      </m:oMath>
      <w:r w:rsidRPr="009B1CC0">
        <w:rPr>
          <w:rFonts w:hint="eastAsia"/>
        </w:rPr>
        <w:t>、</w:t>
      </w:r>
      <m:oMath>
        <m:acc>
          <m:accPr>
            <m:chr m:val="̇"/>
            <m:ctrlPr>
              <w:rPr>
                <w:rFonts w:ascii="Cambria Math" w:hAnsi="Cambria Math"/>
              </w:rPr>
            </m:ctrlPr>
          </m:accPr>
          <m:e>
            <m:r>
              <w:rPr>
                <w:rFonts w:ascii="Cambria Math" w:hAnsi="Cambria Math"/>
              </w:rPr>
              <m:t>U</m:t>
            </m:r>
          </m:e>
        </m:acc>
        <m:sSub>
          <m:sSubPr>
            <m:ctrlPr>
              <w:del w:id="2222" w:author="智绘未来专利代理" w:date="2021-09-03T17:45:00Z">
                <w:rPr>
                  <w:rFonts w:ascii="Cambria Math" w:hAnsi="Cambria Math"/>
                  <w:color w:val="000000" w:themeColor="text1"/>
                  <w:szCs w:val="24"/>
                </w:rPr>
              </w:del>
            </m:ctrlPr>
          </m:sSubPr>
          <m:e>
            <m:r>
              <w:del w:id="2223" w:author="智绘未来专利代理" w:date="2021-09-03T17:45:00Z">
                <m:rPr>
                  <m:sty m:val="p"/>
                </m:rPr>
                <w:rPr>
                  <w:rFonts w:ascii="Cambria Math" w:hAnsi="Cambria Math"/>
                  <w:color w:val="000000" w:themeColor="text1"/>
                  <w:szCs w:val="24"/>
                </w:rPr>
                <m:t>T</m:t>
              </w:del>
            </m:r>
          </m:e>
          <m:sub>
            <m:r>
              <w:del w:id="2224" w:author="智绘未来专利代理" w:date="2021-09-03T17:45:00Z">
                <m:rPr>
                  <m:sty m:val="p"/>
                </m:rPr>
                <w:rPr>
                  <w:rFonts w:ascii="Cambria Math" w:hAnsi="Cambria Math"/>
                  <w:color w:val="000000" w:themeColor="text1"/>
                  <w:szCs w:val="24"/>
                </w:rPr>
                <m:t>m</m:t>
              </w:del>
            </m:r>
          </m:sub>
        </m:sSub>
        <m:sSub>
          <m:sSubPr>
            <m:ctrlPr>
              <w:ins w:id="2225" w:author="智绘未来专利代理" w:date="2021-09-03T17:45:00Z">
                <w:rPr>
                  <w:rFonts w:ascii="Cambria Math" w:hAnsi="Cambria Math"/>
                </w:rPr>
              </w:ins>
            </m:ctrlPr>
          </m:sSubPr>
          <m:e>
            <m:r>
              <w:ins w:id="2226" w:author="智绘未来专利代理" w:date="2021-09-03T17:45:00Z">
                <w:rPr>
                  <w:rFonts w:ascii="Cambria Math" w:hAnsi="Cambria Math"/>
                </w:rPr>
                <m:t>T</m:t>
              </w:ins>
            </m:r>
          </m:e>
          <m:sub>
            <m:r>
              <w:ins w:id="2227"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2</m:t>
            </m:r>
          </m:e>
        </m:d>
        <m:r>
          <w:rPr>
            <w:rFonts w:ascii="Cambria Math" w:hAnsi="Cambria Math" w:hint="eastAsia"/>
          </w:rPr>
          <m:t>=</m:t>
        </m:r>
        <m:sSub>
          <m:sSubPr>
            <m:ctrlPr>
              <w:del w:id="2228" w:author="智绘未来专利代理" w:date="2021-09-03T17:45:00Z">
                <w:rPr>
                  <w:rFonts w:ascii="Cambria Math" w:hAnsi="Cambria Math"/>
                  <w:color w:val="000000" w:themeColor="text1"/>
                  <w:szCs w:val="24"/>
                </w:rPr>
              </w:del>
            </m:ctrlPr>
          </m:sSubPr>
          <m:e>
            <m:acc>
              <m:accPr>
                <m:chr m:val="̇"/>
                <m:ctrlPr>
                  <w:del w:id="2229" w:author="智绘未来专利代理" w:date="2021-09-03T17:45:00Z">
                    <w:rPr>
                      <w:rFonts w:ascii="Cambria Math" w:hAnsi="Cambria Math"/>
                      <w:color w:val="000000" w:themeColor="text1"/>
                      <w:szCs w:val="24"/>
                    </w:rPr>
                  </w:del>
                </m:ctrlPr>
              </m:accPr>
              <m:e>
                <m:r>
                  <w:del w:id="2230" w:author="智绘未来专利代理" w:date="2021-09-03T17:45:00Z">
                    <w:rPr>
                      <w:rFonts w:ascii="Cambria Math" w:hAnsi="Cambria Math"/>
                      <w:color w:val="000000" w:themeColor="text1"/>
                      <w:szCs w:val="24"/>
                    </w:rPr>
                    <m:t>U</m:t>
                  </w:del>
                </m:r>
              </m:e>
            </m:acc>
          </m:e>
          <m:sub>
            <m:r>
              <w:del w:id="2231" w:author="智绘未来专利代理" w:date="2021-09-03T17:45:00Z">
                <w:rPr>
                  <w:rFonts w:ascii="Cambria Math" w:hAnsi="Cambria Math"/>
                  <w:color w:val="000000" w:themeColor="text1"/>
                  <w:szCs w:val="24"/>
                </w:rPr>
                <m:t>2</m:t>
              </w:del>
            </m:r>
          </m:sub>
        </m:sSub>
        <m:sSub>
          <m:sSubPr>
            <m:ctrlPr>
              <w:del w:id="2232" w:author="智绘未来专利代理" w:date="2021-09-03T17:45:00Z">
                <w:rPr>
                  <w:rFonts w:ascii="Cambria Math" w:hAnsi="Cambria Math"/>
                  <w:color w:val="000000" w:themeColor="text1"/>
                  <w:szCs w:val="24"/>
                </w:rPr>
              </w:del>
            </m:ctrlPr>
          </m:sSubPr>
          <m:e>
            <m:r>
              <w:del w:id="2233" w:author="智绘未来专利代理" w:date="2021-09-03T17:45:00Z">
                <m:rPr>
                  <m:sty m:val="p"/>
                </m:rPr>
                <w:rPr>
                  <w:rFonts w:ascii="Cambria Math" w:hAnsi="Cambria Math"/>
                  <w:color w:val="000000" w:themeColor="text1"/>
                  <w:szCs w:val="24"/>
                </w:rPr>
                <m:t>T</m:t>
              </w:del>
            </m:r>
          </m:e>
          <m:sub>
            <m:r>
              <w:del w:id="2234" w:author="智绘未来专利代理" w:date="2021-09-03T17:45:00Z">
                <m:rPr>
                  <m:sty m:val="p"/>
                </m:rPr>
                <w:rPr>
                  <w:rFonts w:ascii="Cambria Math" w:hAnsi="Cambria Math"/>
                  <w:color w:val="000000" w:themeColor="text1"/>
                  <w:szCs w:val="24"/>
                </w:rPr>
                <m:t>m</m:t>
              </w:del>
            </m:r>
          </m:sub>
        </m:sSub>
        <m:sSub>
          <m:sSubPr>
            <m:ctrlPr>
              <w:ins w:id="2235" w:author="智绘未来专利代理" w:date="2021-09-03T17:45:00Z">
                <w:rPr>
                  <w:rFonts w:ascii="Cambria Math" w:hAnsi="Cambria Math"/>
                </w:rPr>
              </w:ins>
            </m:ctrlPr>
          </m:sSubPr>
          <m:e>
            <m:acc>
              <m:accPr>
                <m:chr m:val="̇"/>
                <m:ctrlPr>
                  <w:ins w:id="2236" w:author="智绘未来专利代理" w:date="2021-09-03T17:45:00Z">
                    <w:rPr>
                      <w:rFonts w:ascii="Cambria Math" w:hAnsi="Cambria Math"/>
                    </w:rPr>
                  </w:ins>
                </m:ctrlPr>
              </m:accPr>
              <m:e>
                <m:r>
                  <w:ins w:id="2237" w:author="智绘未来专利代理" w:date="2021-09-03T17:45:00Z">
                    <w:rPr>
                      <w:rFonts w:ascii="Cambria Math" w:hAnsi="Cambria Math"/>
                    </w:rPr>
                    <m:t>U</m:t>
                  </w:ins>
                </m:r>
              </m:e>
            </m:acc>
          </m:e>
          <m:sub>
            <m:r>
              <w:ins w:id="2238" w:author="智绘未来专利代理" w:date="2021-09-03T17:45:00Z">
                <m:rPr>
                  <m:sty m:val="p"/>
                </m:rPr>
                <w:rPr>
                  <w:rFonts w:ascii="Cambria Math" w:hAnsi="Cambria Math"/>
                </w:rPr>
                <m:t>2</m:t>
              </w:ins>
            </m:r>
          </m:sub>
        </m:sSub>
        <m:sSub>
          <m:sSubPr>
            <m:ctrlPr>
              <w:ins w:id="2239" w:author="智绘未来专利代理" w:date="2021-09-03T17:45:00Z">
                <w:rPr>
                  <w:rFonts w:ascii="Cambria Math" w:hAnsi="Cambria Math"/>
                </w:rPr>
              </w:ins>
            </m:ctrlPr>
          </m:sSubPr>
          <m:e>
            <m:r>
              <w:ins w:id="2240" w:author="智绘未来专利代理" w:date="2021-09-03T17:45:00Z">
                <w:rPr>
                  <w:rFonts w:ascii="Cambria Math" w:hAnsi="Cambria Math"/>
                </w:rPr>
                <m:t>T</m:t>
              </w:ins>
            </m:r>
          </m:e>
          <m:sub>
            <m:r>
              <w:ins w:id="2241"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hint="eastAsia"/>
          </w:rPr>
          <m:t>；</m:t>
        </m:r>
      </m:oMath>
    </w:p>
    <w:p w14:paraId="218F6BBF" w14:textId="16D69DDA" w:rsidR="003549F2" w:rsidRPr="009B1CC0" w:rsidRDefault="003549F2" w:rsidP="00613368">
      <w:pPr>
        <w:pStyle w:val="00"/>
        <w:ind w:firstLine="480"/>
      </w:pPr>
      <w:r w:rsidRPr="009B1CC0">
        <w:rPr>
          <w:rFonts w:hint="eastAsia"/>
        </w:rPr>
        <w:t>采用零序分量判别故障点位置时，</w:t>
      </w:r>
      <m:oMath>
        <m:acc>
          <m:accPr>
            <m:chr m:val="̇"/>
            <m:ctrlPr>
              <w:rPr>
                <w:rFonts w:ascii="Cambria Math" w:hAnsi="Cambria Math"/>
              </w:rPr>
            </m:ctrlPr>
          </m:accPr>
          <m:e>
            <m:r>
              <w:rPr>
                <w:rFonts w:ascii="Cambria Math" w:hAnsi="Cambria Math"/>
              </w:rPr>
              <m:t>U</m:t>
            </m:r>
          </m:e>
        </m:acc>
        <m:sSub>
          <m:sSubPr>
            <m:ctrlPr>
              <w:del w:id="2242" w:author="智绘未来专利代理" w:date="2021-09-03T17:45:00Z">
                <w:rPr>
                  <w:rFonts w:ascii="Cambria Math" w:hAnsi="Cambria Math"/>
                  <w:color w:val="000000" w:themeColor="text1"/>
                  <w:szCs w:val="24"/>
                </w:rPr>
              </w:del>
            </m:ctrlPr>
          </m:sSubPr>
          <m:e>
            <m:r>
              <w:del w:id="2243" w:author="智绘未来专利代理" w:date="2021-09-03T17:45:00Z">
                <m:rPr>
                  <m:sty m:val="p"/>
                </m:rPr>
                <w:rPr>
                  <w:rFonts w:ascii="Cambria Math" w:hAnsi="Cambria Math"/>
                  <w:color w:val="000000" w:themeColor="text1"/>
                  <w:szCs w:val="24"/>
                </w:rPr>
                <m:t>T</m:t>
              </w:del>
            </m:r>
          </m:e>
          <m:sub>
            <m:r>
              <w:del w:id="2244" w:author="智绘未来专利代理" w:date="2021-09-03T17:45:00Z">
                <m:rPr>
                  <m:sty m:val="p"/>
                </m:rPr>
                <w:rPr>
                  <w:rFonts w:ascii="Cambria Math" w:hAnsi="Cambria Math"/>
                  <w:color w:val="000000" w:themeColor="text1"/>
                  <w:szCs w:val="24"/>
                </w:rPr>
                <m:t>m</m:t>
              </w:del>
            </m:r>
          </m:sub>
        </m:sSub>
        <m:sSub>
          <m:sSubPr>
            <m:ctrlPr>
              <w:ins w:id="2245" w:author="智绘未来专利代理" w:date="2021-09-03T17:45:00Z">
                <w:rPr>
                  <w:rFonts w:ascii="Cambria Math" w:hAnsi="Cambria Math"/>
                </w:rPr>
              </w:ins>
            </m:ctrlPr>
          </m:sSubPr>
          <m:e>
            <m:r>
              <w:ins w:id="2246" w:author="智绘未来专利代理" w:date="2021-09-03T17:45:00Z">
                <w:rPr>
                  <w:rFonts w:ascii="Cambria Math" w:hAnsi="Cambria Math"/>
                </w:rPr>
                <m:t>T</m:t>
              </w:ins>
            </m:r>
          </m:e>
          <m:sub>
            <m:r>
              <w:ins w:id="2247"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0</m:t>
            </m:r>
          </m:e>
        </m:d>
        <m: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m:t>
            </m:r>
          </m:sub>
        </m:sSub>
        <m:sSub>
          <m:sSubPr>
            <m:ctrlPr>
              <w:del w:id="2248" w:author="智绘未来专利代理" w:date="2021-09-03T17:45:00Z">
                <w:rPr>
                  <w:rFonts w:ascii="Cambria Math" w:hAnsi="Cambria Math"/>
                  <w:color w:val="000000" w:themeColor="text1"/>
                  <w:szCs w:val="24"/>
                </w:rPr>
              </w:del>
            </m:ctrlPr>
          </m:sSubPr>
          <m:e>
            <m:r>
              <w:del w:id="2249" w:author="智绘未来专利代理" w:date="2021-09-03T17:45:00Z">
                <m:rPr>
                  <m:sty m:val="p"/>
                </m:rPr>
                <w:rPr>
                  <w:rFonts w:ascii="Cambria Math" w:hAnsi="Cambria Math"/>
                  <w:color w:val="000000" w:themeColor="text1"/>
                  <w:szCs w:val="24"/>
                </w:rPr>
                <m:t>T</m:t>
              </w:del>
            </m:r>
          </m:e>
          <m:sub>
            <m:r>
              <w:del w:id="2250" w:author="智绘未来专利代理" w:date="2021-09-03T17:45:00Z">
                <m:rPr>
                  <m:sty m:val="p"/>
                </m:rPr>
                <w:rPr>
                  <w:rFonts w:ascii="Cambria Math" w:hAnsi="Cambria Math"/>
                  <w:color w:val="000000" w:themeColor="text1"/>
                  <w:szCs w:val="24"/>
                </w:rPr>
                <m:t>m</m:t>
              </w:del>
            </m:r>
          </m:sub>
        </m:sSub>
        <m:sSub>
          <m:sSubPr>
            <m:ctrlPr>
              <w:ins w:id="2251" w:author="智绘未来专利代理" w:date="2021-09-03T17:45:00Z">
                <w:rPr>
                  <w:rFonts w:ascii="Cambria Math" w:hAnsi="Cambria Math"/>
                </w:rPr>
              </w:ins>
            </m:ctrlPr>
          </m:sSubPr>
          <m:e>
            <m:r>
              <w:ins w:id="2252" w:author="智绘未来专利代理" w:date="2021-09-03T17:45:00Z">
                <w:rPr>
                  <w:rFonts w:ascii="Cambria Math" w:hAnsi="Cambria Math"/>
                </w:rPr>
                <m:t>T</m:t>
              </w:ins>
            </m:r>
          </m:e>
          <m:sub>
            <m:r>
              <w:ins w:id="2253"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0</m:t>
            </m:r>
          </m:e>
        </m:d>
      </m:oMath>
      <w:r w:rsidRPr="009B1CC0">
        <w:rPr>
          <w:rFonts w:hint="eastAsia"/>
        </w:rPr>
        <w:t>、</w:t>
      </w:r>
      <m:oMath>
        <m:acc>
          <m:accPr>
            <m:chr m:val="̇"/>
            <m:ctrlPr>
              <w:rPr>
                <w:rFonts w:ascii="Cambria Math" w:hAnsi="Cambria Math"/>
              </w:rPr>
            </m:ctrlPr>
          </m:accPr>
          <m:e>
            <m:r>
              <w:rPr>
                <w:rFonts w:ascii="Cambria Math" w:hAnsi="Cambria Math"/>
              </w:rPr>
              <m:t>U</m:t>
            </m:r>
          </m:e>
        </m:acc>
        <m:sSub>
          <m:sSubPr>
            <m:ctrlPr>
              <w:del w:id="2254" w:author="智绘未来专利代理" w:date="2021-09-03T17:45:00Z">
                <w:rPr>
                  <w:rFonts w:ascii="Cambria Math" w:hAnsi="Cambria Math"/>
                  <w:color w:val="000000" w:themeColor="text1"/>
                  <w:szCs w:val="24"/>
                </w:rPr>
              </w:del>
            </m:ctrlPr>
          </m:sSubPr>
          <m:e>
            <m:r>
              <w:del w:id="2255" w:author="智绘未来专利代理" w:date="2021-09-03T17:45:00Z">
                <m:rPr>
                  <m:sty m:val="p"/>
                </m:rPr>
                <w:rPr>
                  <w:rFonts w:ascii="Cambria Math" w:hAnsi="Cambria Math"/>
                  <w:color w:val="000000" w:themeColor="text1"/>
                  <w:szCs w:val="24"/>
                </w:rPr>
                <m:t>T</m:t>
              </w:del>
            </m:r>
          </m:e>
          <m:sub>
            <m:r>
              <w:del w:id="2256" w:author="智绘未来专利代理" w:date="2021-09-03T17:45:00Z">
                <m:rPr>
                  <m:sty m:val="p"/>
                </m:rPr>
                <w:rPr>
                  <w:rFonts w:ascii="Cambria Math" w:hAnsi="Cambria Math"/>
                  <w:color w:val="000000" w:themeColor="text1"/>
                  <w:szCs w:val="24"/>
                </w:rPr>
                <m:t>m</m:t>
              </w:del>
            </m:r>
          </m:sub>
        </m:sSub>
        <m:sSub>
          <m:sSubPr>
            <m:ctrlPr>
              <w:ins w:id="2257" w:author="智绘未来专利代理" w:date="2021-09-03T17:45:00Z">
                <w:rPr>
                  <w:rFonts w:ascii="Cambria Math" w:hAnsi="Cambria Math"/>
                </w:rPr>
              </w:ins>
            </m:ctrlPr>
          </m:sSubPr>
          <m:e>
            <m:r>
              <w:ins w:id="2258" w:author="智绘未来专利代理" w:date="2021-09-03T17:45:00Z">
                <w:rPr>
                  <w:rFonts w:ascii="Cambria Math" w:hAnsi="Cambria Math"/>
                </w:rPr>
                <m:t>T</m:t>
              </w:ins>
            </m:r>
          </m:e>
          <m:sub>
            <m:r>
              <w:ins w:id="2259"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1</m:t>
            </m:r>
          </m:e>
        </m:d>
        <m: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m:t>
            </m:r>
          </m:sub>
        </m:sSub>
        <m:sSub>
          <m:sSubPr>
            <m:ctrlPr>
              <w:del w:id="2260" w:author="智绘未来专利代理" w:date="2021-09-03T17:45:00Z">
                <w:rPr>
                  <w:rFonts w:ascii="Cambria Math" w:hAnsi="Cambria Math"/>
                  <w:color w:val="000000" w:themeColor="text1"/>
                  <w:szCs w:val="24"/>
                </w:rPr>
              </w:del>
            </m:ctrlPr>
          </m:sSubPr>
          <m:e>
            <m:r>
              <w:del w:id="2261" w:author="智绘未来专利代理" w:date="2021-09-03T17:45:00Z">
                <m:rPr>
                  <m:sty m:val="p"/>
                </m:rPr>
                <w:rPr>
                  <w:rFonts w:ascii="Cambria Math" w:hAnsi="Cambria Math"/>
                  <w:color w:val="000000" w:themeColor="text1"/>
                  <w:szCs w:val="24"/>
                </w:rPr>
                <m:t>T</m:t>
              </w:del>
            </m:r>
          </m:e>
          <m:sub>
            <m:r>
              <w:del w:id="2262" w:author="智绘未来专利代理" w:date="2021-09-03T17:45:00Z">
                <m:rPr>
                  <m:sty m:val="p"/>
                </m:rPr>
                <w:rPr>
                  <w:rFonts w:ascii="Cambria Math" w:hAnsi="Cambria Math"/>
                  <w:color w:val="000000" w:themeColor="text1"/>
                  <w:szCs w:val="24"/>
                </w:rPr>
                <m:t>m</m:t>
              </w:del>
            </m:r>
          </m:sub>
        </m:sSub>
        <m:sSub>
          <m:sSubPr>
            <m:ctrlPr>
              <w:ins w:id="2263" w:author="智绘未来专利代理" w:date="2021-09-03T17:45:00Z">
                <w:rPr>
                  <w:rFonts w:ascii="Cambria Math" w:hAnsi="Cambria Math"/>
                </w:rPr>
              </w:ins>
            </m:ctrlPr>
          </m:sSubPr>
          <m:e>
            <m:r>
              <w:ins w:id="2264" w:author="智绘未来专利代理" w:date="2021-09-03T17:45:00Z">
                <w:rPr>
                  <w:rFonts w:ascii="Cambria Math" w:hAnsi="Cambria Math"/>
                </w:rPr>
                <m:t>T</m:t>
              </w:ins>
            </m:r>
          </m:e>
          <m:sub>
            <m:r>
              <w:ins w:id="2265"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1</m:t>
            </m:r>
          </m:e>
        </m:d>
      </m:oMath>
      <w:r w:rsidRPr="009B1CC0">
        <w:rPr>
          <w:rFonts w:hint="eastAsia"/>
        </w:rPr>
        <w:t>、</w:t>
      </w:r>
      <m:oMath>
        <m:acc>
          <m:accPr>
            <m:chr m:val="̇"/>
            <m:ctrlPr>
              <w:rPr>
                <w:rFonts w:ascii="Cambria Math" w:hAnsi="Cambria Math"/>
              </w:rPr>
            </m:ctrlPr>
          </m:accPr>
          <m:e>
            <m:r>
              <w:rPr>
                <w:rFonts w:ascii="Cambria Math" w:hAnsi="Cambria Math"/>
              </w:rPr>
              <m:t>U</m:t>
            </m:r>
          </m:e>
        </m:acc>
        <m:sSub>
          <m:sSubPr>
            <m:ctrlPr>
              <w:del w:id="2266" w:author="智绘未来专利代理" w:date="2021-09-03T17:45:00Z">
                <w:rPr>
                  <w:rFonts w:ascii="Cambria Math" w:hAnsi="Cambria Math"/>
                  <w:color w:val="000000" w:themeColor="text1"/>
                  <w:szCs w:val="24"/>
                </w:rPr>
              </w:del>
            </m:ctrlPr>
          </m:sSubPr>
          <m:e>
            <m:r>
              <w:del w:id="2267" w:author="智绘未来专利代理" w:date="2021-09-03T17:45:00Z">
                <m:rPr>
                  <m:sty m:val="p"/>
                </m:rPr>
                <w:rPr>
                  <w:rFonts w:ascii="Cambria Math" w:hAnsi="Cambria Math"/>
                  <w:color w:val="000000" w:themeColor="text1"/>
                  <w:szCs w:val="24"/>
                </w:rPr>
                <m:t>T</m:t>
              </w:del>
            </m:r>
          </m:e>
          <m:sub>
            <m:r>
              <w:del w:id="2268" w:author="智绘未来专利代理" w:date="2021-09-03T17:45:00Z">
                <m:rPr>
                  <m:sty m:val="p"/>
                </m:rPr>
                <w:rPr>
                  <w:rFonts w:ascii="Cambria Math" w:hAnsi="Cambria Math"/>
                  <w:color w:val="000000" w:themeColor="text1"/>
                  <w:szCs w:val="24"/>
                </w:rPr>
                <m:t>m</m:t>
              </w:del>
            </m:r>
          </m:sub>
        </m:sSub>
        <m:sSub>
          <m:sSubPr>
            <m:ctrlPr>
              <w:ins w:id="2269" w:author="智绘未来专利代理" w:date="2021-09-03T17:45:00Z">
                <w:rPr>
                  <w:rFonts w:ascii="Cambria Math" w:hAnsi="Cambria Math"/>
                </w:rPr>
              </w:ins>
            </m:ctrlPr>
          </m:sSubPr>
          <m:e>
            <m:r>
              <w:ins w:id="2270" w:author="智绘未来专利代理" w:date="2021-09-03T17:45:00Z">
                <w:rPr>
                  <w:rFonts w:ascii="Cambria Math" w:hAnsi="Cambria Math"/>
                </w:rPr>
                <m:t>T</m:t>
              </w:ins>
            </m:r>
          </m:e>
          <m:sub>
            <m:r>
              <w:ins w:id="2271"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2</m:t>
            </m:r>
          </m:e>
        </m:d>
        <m: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m:t>
            </m:r>
          </m:sub>
        </m:sSub>
        <m:sSub>
          <m:sSubPr>
            <m:ctrlPr>
              <w:rPr>
                <w:rFonts w:ascii="Cambria Math" w:hAnsi="Cambria Math"/>
              </w:rPr>
            </m:ctrlPr>
          </m:sSubPr>
          <m:e>
            <m:sSub>
              <m:sSubPr>
                <m:ctrlPr>
                  <w:del w:id="2272" w:author="智绘未来专利代理" w:date="2021-09-03T17:45:00Z">
                    <w:rPr>
                      <w:rFonts w:ascii="Cambria Math" w:hAnsi="Cambria Math"/>
                      <w:color w:val="000000" w:themeColor="text1"/>
                      <w:szCs w:val="24"/>
                    </w:rPr>
                  </w:del>
                </m:ctrlPr>
              </m:sSubPr>
              <m:e>
                <m:r>
                  <w:del w:id="2273" w:author="智绘未来专利代理" w:date="2021-09-03T17:45:00Z">
                    <m:rPr>
                      <m:sty m:val="p"/>
                    </m:rPr>
                    <w:rPr>
                      <w:rFonts w:ascii="Cambria Math" w:hAnsi="Cambria Math"/>
                      <w:color w:val="000000" w:themeColor="text1"/>
                      <w:szCs w:val="24"/>
                    </w:rPr>
                    <m:t>T</m:t>
                  </w:del>
                </m:r>
              </m:e>
              <m:sub>
                <m:r>
                  <w:del w:id="2274" w:author="智绘未来专利代理" w:date="2021-09-03T17:45:00Z">
                    <m:rPr>
                      <m:sty m:val="p"/>
                    </m:rPr>
                    <w:rPr>
                      <w:rFonts w:ascii="Cambria Math" w:hAnsi="Cambria Math"/>
                      <w:color w:val="000000" w:themeColor="text1"/>
                      <w:szCs w:val="24"/>
                    </w:rPr>
                    <m:t>m</m:t>
                  </w:del>
                </m:r>
              </m:sub>
            </m:sSub>
            <m:r>
              <w:ins w:id="2275" w:author="智绘未来专利代理" w:date="2021-09-03T17:45:00Z">
                <w:rPr>
                  <w:rFonts w:ascii="Cambria Math" w:hAnsi="Cambria Math"/>
                </w:rPr>
                <m:t>T</m:t>
              </w:ins>
            </m:r>
            <m:ctrlPr>
              <w:ins w:id="2276" w:author="智绘未来专利代理" w:date="2021-09-03T17:45:00Z">
                <w:rPr>
                  <w:rFonts w:ascii="Cambria Math" w:hAnsi="Cambria Math"/>
                </w:rPr>
              </w:ins>
            </m:ctrlPr>
          </m:e>
          <m:sub>
            <m:r>
              <w:ins w:id="2277" w:author="智绘未来专利代理" w:date="2021-09-03T17:45:00Z">
                <w:rPr>
                  <w:rFonts w:ascii="Cambria Math" w:hAnsi="Cambria Math"/>
                </w:rPr>
                <m:t>m</m:t>
              </w:ins>
            </m:r>
          </m:sub>
        </m:sSub>
        <m:d>
          <m:dPr>
            <m:begChr m:val="["/>
            <m:endChr m:val="]"/>
            <m:ctrlPr>
              <w:rPr>
                <w:rFonts w:ascii="Cambria Math" w:hAnsi="Cambria Math"/>
              </w:rPr>
            </m:ctrlPr>
          </m:dPr>
          <m:e>
            <m:r>
              <m:rPr>
                <m:sty m:val="p"/>
              </m:rPr>
              <w:rPr>
                <w:rFonts w:ascii="Cambria Math" w:hAnsi="Cambria Math"/>
              </w:rPr>
              <m:t>2</m:t>
            </m:r>
          </m:e>
        </m:d>
      </m:oMath>
      <w:r w:rsidRPr="009B1CC0">
        <w:rPr>
          <w:rFonts w:hint="eastAsia"/>
        </w:rPr>
        <w:t>。</w:t>
      </w:r>
    </w:p>
    <w:p w14:paraId="39E34473" w14:textId="77777777" w:rsidR="00190AAD" w:rsidRDefault="00613368">
      <w:pPr>
        <w:pStyle w:val="00"/>
        <w:ind w:firstLine="480"/>
        <w:rPr>
          <w:del w:id="2278" w:author="智绘未来专利代理" w:date="2021-09-03T17:45:00Z"/>
          <w:color w:val="000000" w:themeColor="text1"/>
          <w:lang w:bidi="en-US"/>
        </w:rPr>
      </w:pPr>
      <w:r>
        <w:rPr>
          <w:rFonts w:hint="eastAsia"/>
          <w:color w:val="000000" w:themeColor="text1"/>
          <w:lang w:bidi="en-US"/>
        </w:rPr>
        <w:t>步骤</w:t>
      </w:r>
      <w:del w:id="2279" w:author="智绘未来专利代理" w:date="2021-09-03T17:45:00Z">
        <w:r w:rsidR="0043536A">
          <w:rPr>
            <w:color w:val="000000" w:themeColor="text1"/>
            <w:lang w:bidi="en-US"/>
          </w:rPr>
          <w:delText>13</w:delText>
        </w:r>
        <w:r w:rsidR="0043536A">
          <w:rPr>
            <w:rFonts w:hint="eastAsia"/>
            <w:color w:val="000000" w:themeColor="text1"/>
            <w:lang w:bidi="en-US"/>
          </w:rPr>
          <w:delText>，</w:delText>
        </w:r>
      </w:del>
      <w:ins w:id="2280" w:author="智绘未来专利代理" w:date="2021-09-03T17:45:00Z">
        <w:r w:rsidR="00865D68">
          <w:rPr>
            <w:rFonts w:hint="eastAsia"/>
            <w:color w:val="000000" w:themeColor="text1"/>
            <w:lang w:bidi="en-US"/>
          </w:rPr>
          <w:t>（</w:t>
        </w:r>
        <w:r w:rsidR="00865D68">
          <w:rPr>
            <w:rFonts w:hint="eastAsia"/>
            <w:color w:val="000000" w:themeColor="text1"/>
            <w:lang w:bidi="en-US"/>
          </w:rPr>
          <w:t>4</w:t>
        </w:r>
        <w:r w:rsidR="00865D68">
          <w:rPr>
            <w:color w:val="000000" w:themeColor="text1"/>
            <w:lang w:bidi="en-US"/>
          </w:rPr>
          <w:t>.</w:t>
        </w:r>
        <w:r w:rsidR="004E147E">
          <w:rPr>
            <w:color w:val="000000" w:themeColor="text1"/>
            <w:lang w:bidi="en-US"/>
          </w:rPr>
          <w:t>3</w:t>
        </w:r>
        <w:r w:rsidR="00865D68">
          <w:rPr>
            <w:rFonts w:hint="eastAsia"/>
            <w:color w:val="000000" w:themeColor="text1"/>
            <w:lang w:bidi="en-US"/>
          </w:rPr>
          <w:t>），</w:t>
        </w:r>
      </w:ins>
      <w:r w:rsidR="003318CA">
        <w:rPr>
          <w:rFonts w:hint="eastAsia"/>
          <w:color w:val="000000" w:themeColor="text1"/>
          <w:lang w:bidi="en-US"/>
        </w:rPr>
        <w:t>判断</w:t>
      </w:r>
      <m:oMath>
        <m:r>
          <w:del w:id="2281" w:author="智绘未来专利代理" w:date="2021-09-03T17:45:00Z">
            <m:rPr>
              <m:sty m:val="p"/>
            </m:rPr>
            <w:rPr>
              <w:rFonts w:ascii="Cambria Math" w:hAnsi="Cambria Math"/>
              <w:color w:val="000000" w:themeColor="text1"/>
              <w:szCs w:val="24"/>
            </w:rPr>
            <m:t xml:space="preserve"> ∆</m:t>
          </w:del>
        </m:r>
        <m:sSub>
          <m:sSubPr>
            <m:ctrlPr>
              <w:del w:id="2282" w:author="智绘未来专利代理" w:date="2021-09-03T17:45:00Z">
                <w:rPr>
                  <w:rFonts w:ascii="Cambria Math" w:eastAsia="Cambria Math" w:hAnsi="Cambria Math"/>
                  <w:color w:val="000000" w:themeColor="text1"/>
                  <w:szCs w:val="24"/>
                </w:rPr>
              </w:del>
            </m:ctrlPr>
          </m:sSubPr>
          <m:e>
            <m:acc>
              <m:accPr>
                <m:chr m:val="̇"/>
                <m:ctrlPr>
                  <w:del w:id="2283" w:author="智绘未来专利代理" w:date="2021-09-03T17:45:00Z">
                    <w:rPr>
                      <w:rFonts w:ascii="Cambria Math" w:eastAsia="Cambria Math" w:hAnsi="Cambria Math"/>
                      <w:color w:val="000000" w:themeColor="text1"/>
                      <w:szCs w:val="24"/>
                    </w:rPr>
                  </w:del>
                </m:ctrlPr>
              </m:accPr>
              <m:e>
                <m:r>
                  <w:del w:id="2284" w:author="智绘未来专利代理" w:date="2021-09-03T17:45:00Z">
                    <w:rPr>
                      <w:rFonts w:ascii="Cambria Math" w:hAnsi="Cambria Math"/>
                      <w:color w:val="000000" w:themeColor="text1"/>
                      <w:szCs w:val="24"/>
                    </w:rPr>
                    <m:t>U</m:t>
                  </w:del>
                </m:r>
              </m:e>
            </m:acc>
          </m:e>
          <m:sub>
            <m:r>
              <w:del w:id="2285" w:author="智绘未来专利代理" w:date="2021-09-03T17:45:00Z">
                <w:rPr>
                  <w:rFonts w:ascii="Cambria Math" w:hAnsi="Cambria Math"/>
                  <w:color w:val="000000" w:themeColor="text1"/>
                  <w:szCs w:val="24"/>
                </w:rPr>
                <m:t>01</m:t>
              </w:del>
            </m:r>
          </m:sub>
        </m:sSub>
      </m:oMath>
      <w:del w:id="2286" w:author="智绘未来专利代理" w:date="2021-09-03T17:45:00Z">
        <w:r w:rsidR="0043536A">
          <w:rPr>
            <w:rFonts w:hint="eastAsia"/>
            <w:color w:val="000000" w:themeColor="text1"/>
            <w:lang w:bidi="en-US"/>
          </w:rPr>
          <w:delText>、</w:delText>
        </w:r>
      </w:del>
      <m:oMath>
        <m:r>
          <w:del w:id="2287" w:author="智绘未来专利代理" w:date="2021-09-03T17:45:00Z">
            <m:rPr>
              <m:sty m:val="p"/>
            </m:rPr>
            <w:rPr>
              <w:rFonts w:ascii="Cambria Math" w:hAnsi="Cambria Math"/>
              <w:color w:val="000000" w:themeColor="text1"/>
              <w:szCs w:val="24"/>
            </w:rPr>
            <m:t>∆</m:t>
          </w:del>
        </m:r>
        <m:sSub>
          <m:sSubPr>
            <m:ctrlPr>
              <w:del w:id="2288" w:author="智绘未来专利代理" w:date="2021-09-03T17:45:00Z">
                <w:rPr>
                  <w:rFonts w:ascii="Cambria Math" w:eastAsia="Cambria Math" w:hAnsi="Cambria Math"/>
                  <w:color w:val="000000" w:themeColor="text1"/>
                  <w:szCs w:val="24"/>
                </w:rPr>
              </w:del>
            </m:ctrlPr>
          </m:sSubPr>
          <m:e>
            <m:acc>
              <m:accPr>
                <m:chr m:val="̇"/>
                <m:ctrlPr>
                  <w:del w:id="2289" w:author="智绘未来专利代理" w:date="2021-09-03T17:45:00Z">
                    <w:rPr>
                      <w:rFonts w:ascii="Cambria Math" w:eastAsia="Cambria Math" w:hAnsi="Cambria Math"/>
                      <w:color w:val="000000" w:themeColor="text1"/>
                      <w:szCs w:val="24"/>
                    </w:rPr>
                  </w:del>
                </m:ctrlPr>
              </m:accPr>
              <m:e>
                <m:r>
                  <w:del w:id="2290" w:author="智绘未来专利代理" w:date="2021-09-03T17:45:00Z">
                    <w:rPr>
                      <w:rFonts w:ascii="Cambria Math" w:hAnsi="Cambria Math"/>
                      <w:color w:val="000000" w:themeColor="text1"/>
                      <w:szCs w:val="24"/>
                    </w:rPr>
                    <m:t>U</m:t>
                  </w:del>
                </m:r>
              </m:e>
            </m:acc>
          </m:e>
          <m:sub>
            <m:r>
              <w:del w:id="2291" w:author="智绘未来专利代理" w:date="2021-09-03T17:45:00Z">
                <w:rPr>
                  <w:rFonts w:ascii="Cambria Math" w:hAnsi="Cambria Math"/>
                  <w:color w:val="000000" w:themeColor="text1"/>
                  <w:szCs w:val="24"/>
                </w:rPr>
                <m:t>02</m:t>
              </w:del>
            </m:r>
          </m:sub>
        </m:sSub>
        <m:r>
          <w:del w:id="2292" w:author="智绘未来专利代理" w:date="2021-09-03T17:45:00Z">
            <m:rPr>
              <m:sty m:val="p"/>
            </m:rPr>
            <w:rPr>
              <w:rFonts w:ascii="Cambria Math" w:hAnsi="Cambria Math" w:hint="eastAsia"/>
              <w:color w:val="000000" w:themeColor="text1"/>
              <w:lang w:bidi="en-US"/>
            </w:rPr>
            <m:t>和</m:t>
          </w:del>
        </m:r>
        <m:r>
          <w:del w:id="2293" w:author="智绘未来专利代理" w:date="2021-09-03T17:45:00Z">
            <m:rPr>
              <m:sty m:val="p"/>
            </m:rPr>
            <w:rPr>
              <w:rFonts w:ascii="Cambria Math" w:hAnsi="Cambria Math"/>
              <w:color w:val="000000" w:themeColor="text1"/>
              <w:szCs w:val="24"/>
            </w:rPr>
            <m:t>∆</m:t>
          </w:del>
        </m:r>
        <m:sSub>
          <m:sSubPr>
            <m:ctrlPr>
              <w:del w:id="2294" w:author="智绘未来专利代理" w:date="2021-09-03T17:45:00Z">
                <w:rPr>
                  <w:rFonts w:ascii="Cambria Math" w:eastAsia="Cambria Math" w:hAnsi="Cambria Math"/>
                  <w:color w:val="000000" w:themeColor="text1"/>
                  <w:szCs w:val="24"/>
                </w:rPr>
              </w:del>
            </m:ctrlPr>
          </m:sSubPr>
          <m:e>
            <m:acc>
              <m:accPr>
                <m:chr m:val="̇"/>
                <m:ctrlPr>
                  <w:del w:id="2295" w:author="智绘未来专利代理" w:date="2021-09-03T17:45:00Z">
                    <w:rPr>
                      <w:rFonts w:ascii="Cambria Math" w:eastAsia="Cambria Math" w:hAnsi="Cambria Math"/>
                      <w:color w:val="000000" w:themeColor="text1"/>
                      <w:szCs w:val="24"/>
                    </w:rPr>
                  </w:del>
                </m:ctrlPr>
              </m:accPr>
              <m:e>
                <m:r>
                  <w:del w:id="2296" w:author="智绘未来专利代理" w:date="2021-09-03T17:45:00Z">
                    <w:rPr>
                      <w:rFonts w:ascii="Cambria Math" w:hAnsi="Cambria Math"/>
                      <w:color w:val="000000" w:themeColor="text1"/>
                      <w:szCs w:val="24"/>
                    </w:rPr>
                    <m:t>U</m:t>
                  </w:del>
                </m:r>
              </m:e>
            </m:acc>
          </m:e>
          <m:sub>
            <m:r>
              <w:del w:id="2297" w:author="智绘未来专利代理" w:date="2021-09-03T17:45:00Z">
                <w:rPr>
                  <w:rFonts w:ascii="Cambria Math" w:hAnsi="Cambria Math"/>
                  <w:color w:val="000000" w:themeColor="text1"/>
                  <w:szCs w:val="24"/>
                </w:rPr>
                <m:t>12</m:t>
              </w:del>
            </m:r>
          </m:sub>
        </m:sSub>
      </m:oMath>
      <w:del w:id="2298" w:author="智绘未来专利代理" w:date="2021-09-03T17:45:00Z">
        <w:r w:rsidR="0043536A">
          <w:rPr>
            <w:rFonts w:hint="eastAsia"/>
            <w:color w:val="000000" w:themeColor="text1"/>
            <w:lang w:bidi="en-US"/>
          </w:rPr>
          <w:delText>均小于</w:delText>
        </w:r>
      </w:del>
      <m:oMath>
        <m:sSub>
          <m:sSubPr>
            <m:ctrlPr>
              <w:del w:id="2299" w:author="智绘未来专利代理" w:date="2021-09-03T17:45:00Z">
                <w:rPr>
                  <w:rFonts w:ascii="Cambria Math" w:eastAsia="Cambria Math" w:hAnsi="Cambria Math"/>
                  <w:i/>
                  <w:iCs/>
                  <w:color w:val="000000" w:themeColor="text1"/>
                  <w:szCs w:val="24"/>
                </w:rPr>
              </w:del>
            </m:ctrlPr>
          </m:sSubPr>
          <m:e>
            <m:r>
              <w:del w:id="2300" w:author="智绘未来专利代理" w:date="2021-09-03T17:45:00Z">
                <w:rPr>
                  <w:rFonts w:ascii="Cambria Math" w:eastAsia="Cambria Math" w:hAnsi="Cambria Math"/>
                  <w:color w:val="000000" w:themeColor="text1"/>
                  <w:szCs w:val="24"/>
                </w:rPr>
                <m:t>U</m:t>
              </w:del>
            </m:r>
          </m:e>
          <m:sub>
            <m:r>
              <w:del w:id="2301" w:author="智绘未来专利代理" w:date="2021-09-03T17:45:00Z">
                <m:rPr>
                  <m:sty m:val="p"/>
                </m:rPr>
                <w:rPr>
                  <w:rFonts w:ascii="Cambria Math" w:eastAsia="Cambria Math" w:hAnsi="Cambria Math"/>
                  <w:color w:val="000000" w:themeColor="text1"/>
                  <w:szCs w:val="24"/>
                </w:rPr>
                <m:t>Limit</m:t>
              </w:del>
            </m:r>
          </m:sub>
        </m:sSub>
      </m:oMath>
      <w:del w:id="2302" w:author="智绘未来专利代理" w:date="2021-09-03T17:45:00Z">
        <w:r w:rsidR="0043536A">
          <w:rPr>
            <w:rFonts w:hint="eastAsia"/>
            <w:color w:val="000000" w:themeColor="text1"/>
            <w:lang w:bidi="en-US"/>
          </w:rPr>
          <w:delText>电压门槛时，进入步骤</w:delText>
        </w:r>
        <w:r w:rsidR="0043536A">
          <w:rPr>
            <w:color w:val="000000" w:themeColor="text1"/>
            <w:lang w:bidi="en-US"/>
          </w:rPr>
          <w:delText>14</w:delText>
        </w:r>
        <w:r w:rsidR="0043536A">
          <w:rPr>
            <w:rFonts w:hint="eastAsia"/>
            <w:color w:val="000000" w:themeColor="text1"/>
            <w:lang w:bidi="en-US"/>
          </w:rPr>
          <w:delText>，否则进入步骤</w:delText>
        </w:r>
        <w:r w:rsidR="0043536A">
          <w:rPr>
            <w:color w:val="000000" w:themeColor="text1"/>
            <w:lang w:bidi="en-US"/>
          </w:rPr>
          <w:delText>15</w:delText>
        </w:r>
        <w:r w:rsidR="0043536A">
          <w:rPr>
            <w:rFonts w:hint="eastAsia"/>
            <w:color w:val="000000" w:themeColor="text1"/>
            <w:lang w:bidi="en-US"/>
          </w:rPr>
          <w:delText>；</w:delText>
        </w:r>
      </w:del>
    </w:p>
    <w:p w14:paraId="5EC5CC03" w14:textId="77777777" w:rsidR="00190AAD" w:rsidRDefault="0043536A">
      <w:pPr>
        <w:pStyle w:val="00"/>
        <w:ind w:firstLine="480"/>
        <w:rPr>
          <w:del w:id="2303" w:author="智绘未来专利代理" w:date="2021-09-03T17:45:00Z"/>
          <w:color w:val="000000" w:themeColor="text1"/>
          <w:lang w:bidi="en-US"/>
        </w:rPr>
      </w:pPr>
      <m:oMath>
        <m:sSub>
          <m:sSubPr>
            <m:ctrlPr>
              <w:del w:id="2304" w:author="智绘未来专利代理" w:date="2021-09-03T17:45:00Z">
                <w:rPr>
                  <w:rFonts w:ascii="Cambria Math" w:eastAsia="Cambria Math" w:hAnsi="Cambria Math"/>
                  <w:i/>
                  <w:iCs/>
                  <w:color w:val="000000" w:themeColor="text1"/>
                  <w:szCs w:val="24"/>
                </w:rPr>
              </w:del>
            </m:ctrlPr>
          </m:sSubPr>
          <m:e>
            <m:r>
              <w:del w:id="2305" w:author="智绘未来专利代理" w:date="2021-09-03T17:45:00Z">
                <w:rPr>
                  <w:rFonts w:ascii="Cambria Math" w:eastAsia="Cambria Math" w:hAnsi="Cambria Math"/>
                  <w:color w:val="000000" w:themeColor="text1"/>
                  <w:szCs w:val="24"/>
                </w:rPr>
                <m:t>U</m:t>
              </w:del>
            </m:r>
          </m:e>
          <m:sub>
            <m:r>
              <w:del w:id="2306" w:author="智绘未来专利代理" w:date="2021-09-03T17:45:00Z">
                <m:rPr>
                  <m:sty m:val="p"/>
                </m:rPr>
                <w:rPr>
                  <w:rFonts w:ascii="Cambria Math" w:eastAsia="Cambria Math" w:hAnsi="Cambria Math"/>
                  <w:color w:val="000000" w:themeColor="text1"/>
                  <w:szCs w:val="24"/>
                </w:rPr>
                <m:t>Limit</m:t>
              </w:del>
            </m:r>
          </m:sub>
        </m:sSub>
      </m:oMath>
      <w:del w:id="2307" w:author="智绘未来专利代理" w:date="2021-09-03T17:45:00Z">
        <w:r>
          <w:rPr>
            <w:rFonts w:hint="eastAsia"/>
            <w:color w:val="000000" w:themeColor="text1"/>
            <w:lang w:bidi="en-US"/>
          </w:rPr>
          <w:delText>电压门槛为</w:delText>
        </w:r>
        <w:r>
          <w:rPr>
            <w:rFonts w:hint="eastAsia"/>
            <w:color w:val="000000" w:themeColor="text1"/>
            <w:lang w:bidi="en-US"/>
          </w:rPr>
          <w:delText>1</w:delText>
        </w:r>
        <w:r>
          <w:rPr>
            <w:color w:val="000000" w:themeColor="text1"/>
            <w:lang w:bidi="en-US"/>
          </w:rPr>
          <w:delText>V</w:delText>
        </w:r>
        <w:r>
          <w:rPr>
            <w:rFonts w:hint="eastAsia"/>
            <w:color w:val="000000" w:themeColor="text1"/>
            <w:lang w:bidi="en-US"/>
          </w:rPr>
          <w:delText>。</w:delText>
        </w:r>
      </w:del>
    </w:p>
    <w:p w14:paraId="10A8BC6F" w14:textId="77777777" w:rsidR="00190AAD" w:rsidRDefault="0043536A">
      <w:pPr>
        <w:pStyle w:val="00"/>
        <w:ind w:firstLine="480"/>
        <w:rPr>
          <w:del w:id="2308" w:author="智绘未来专利代理" w:date="2021-09-03T17:45:00Z"/>
          <w:color w:val="000000" w:themeColor="text1"/>
          <w:lang w:bidi="en-US"/>
        </w:rPr>
      </w:pPr>
      <w:del w:id="2309" w:author="智绘未来专利代理" w:date="2021-09-03T17:45:00Z">
        <w:r>
          <w:rPr>
            <w:rFonts w:hint="eastAsia"/>
            <w:color w:val="000000" w:themeColor="text1"/>
            <w:lang w:bidi="en-US"/>
          </w:rPr>
          <w:delText>步骤</w:delText>
        </w:r>
        <w:r>
          <w:rPr>
            <w:color w:val="000000" w:themeColor="text1"/>
            <w:lang w:bidi="en-US"/>
          </w:rPr>
          <w:delText>14</w:delText>
        </w:r>
      </w:del>
      <m:oMath>
        <m:func>
          <m:funcPr>
            <m:ctrlPr>
              <w:ins w:id="2310" w:author="智绘未来专利代理" w:date="2021-09-03T17:45:00Z">
                <w:rPr>
                  <w:rFonts w:ascii="Cambria Math" w:hAnsi="Cambria Math"/>
                  <w:i/>
                  <w:color w:val="000000" w:themeColor="text1"/>
                  <w:lang w:bidi="en-US"/>
                </w:rPr>
              </w:ins>
            </m:ctrlPr>
          </m:funcPr>
          <m:fName>
            <m:r>
              <w:ins w:id="2311" w:author="智绘未来专利代理" w:date="2021-09-03T17:45:00Z">
                <m:rPr>
                  <m:sty m:val="p"/>
                </m:rPr>
                <w:rPr>
                  <w:rFonts w:ascii="Cambria Math" w:hAnsi="Cambria Math"/>
                  <w:color w:val="000000" w:themeColor="text1"/>
                  <w:lang w:bidi="en-US"/>
                </w:rPr>
                <m:t>max</m:t>
              </w:ins>
            </m:r>
          </m:fName>
          <m:e>
            <m:d>
              <m:dPr>
                <m:ctrlPr>
                  <w:ins w:id="2312" w:author="智绘未来专利代理" w:date="2021-09-03T17:45:00Z">
                    <w:rPr>
                      <w:rFonts w:ascii="Cambria Math" w:hAnsi="Cambria Math"/>
                      <w:i/>
                      <w:color w:val="000000" w:themeColor="text1"/>
                      <w:lang w:bidi="en-US"/>
                    </w:rPr>
                  </w:ins>
                </m:ctrlPr>
              </m:dPr>
              <m:e>
                <m:r>
                  <w:ins w:id="2313" w:author="智绘未来专利代理" w:date="2021-09-03T17:45:00Z">
                    <m:rPr>
                      <m:sty m:val="p"/>
                    </m:rPr>
                    <w:rPr>
                      <w:rFonts w:ascii="Cambria Math" w:hAnsi="Cambria Math"/>
                    </w:rPr>
                    <m:t>∆</m:t>
                  </w:ins>
                </m:r>
                <m:sSub>
                  <m:sSubPr>
                    <m:ctrlPr>
                      <w:ins w:id="2314" w:author="智绘未来专利代理" w:date="2021-09-03T17:45:00Z">
                        <w:rPr>
                          <w:rFonts w:ascii="Cambria Math" w:hAnsi="Cambria Math"/>
                        </w:rPr>
                      </w:ins>
                    </m:ctrlPr>
                  </m:sSubPr>
                  <m:e>
                    <m:acc>
                      <m:accPr>
                        <m:chr m:val="̇"/>
                        <m:ctrlPr>
                          <w:ins w:id="2315" w:author="智绘未来专利代理" w:date="2021-09-03T17:45:00Z">
                            <w:rPr>
                              <w:rFonts w:ascii="Cambria Math" w:hAnsi="Cambria Math"/>
                            </w:rPr>
                          </w:ins>
                        </m:ctrlPr>
                      </m:accPr>
                      <m:e>
                        <m:r>
                          <w:ins w:id="2316" w:author="智绘未来专利代理" w:date="2021-09-03T17:45:00Z">
                            <w:rPr>
                              <w:rFonts w:ascii="Cambria Math" w:hAnsi="Cambria Math"/>
                            </w:rPr>
                            <m:t>U</m:t>
                          </w:ins>
                        </m:r>
                      </m:e>
                    </m:acc>
                  </m:e>
                  <m:sub>
                    <m:r>
                      <w:ins w:id="2317" w:author="智绘未来专利代理" w:date="2021-09-03T17:45:00Z">
                        <m:rPr>
                          <m:sty m:val="p"/>
                        </m:rPr>
                        <w:rPr>
                          <w:rFonts w:ascii="Cambria Math" w:hAnsi="Cambria Math"/>
                        </w:rPr>
                        <m:t>01</m:t>
                      </w:ins>
                    </m:r>
                  </m:sub>
                </m:sSub>
                <m:r>
                  <w:ins w:id="2318" w:author="智绘未来专利代理" w:date="2021-09-03T17:45:00Z">
                    <w:rPr>
                      <w:rFonts w:ascii="Cambria Math" w:hAnsi="Cambria Math"/>
                    </w:rPr>
                    <m:t>,</m:t>
                  </w:ins>
                </m:r>
                <m:r>
                  <w:ins w:id="2319" w:author="智绘未来专利代理" w:date="2021-09-03T17:45:00Z">
                    <m:rPr>
                      <m:sty m:val="p"/>
                    </m:rPr>
                    <w:rPr>
                      <w:rFonts w:ascii="Cambria Math" w:hAnsi="Cambria Math"/>
                    </w:rPr>
                    <m:t>∆</m:t>
                  </w:ins>
                </m:r>
                <m:sSub>
                  <m:sSubPr>
                    <m:ctrlPr>
                      <w:ins w:id="2320" w:author="智绘未来专利代理" w:date="2021-09-03T17:45:00Z">
                        <w:rPr>
                          <w:rFonts w:ascii="Cambria Math" w:hAnsi="Cambria Math"/>
                        </w:rPr>
                      </w:ins>
                    </m:ctrlPr>
                  </m:sSubPr>
                  <m:e>
                    <m:acc>
                      <m:accPr>
                        <m:chr m:val="̇"/>
                        <m:ctrlPr>
                          <w:ins w:id="2321" w:author="智绘未来专利代理" w:date="2021-09-03T17:45:00Z">
                            <w:rPr>
                              <w:rFonts w:ascii="Cambria Math" w:hAnsi="Cambria Math"/>
                            </w:rPr>
                          </w:ins>
                        </m:ctrlPr>
                      </m:accPr>
                      <m:e>
                        <m:r>
                          <w:ins w:id="2322" w:author="智绘未来专利代理" w:date="2021-09-03T17:45:00Z">
                            <w:rPr>
                              <w:rFonts w:ascii="Cambria Math" w:hAnsi="Cambria Math"/>
                            </w:rPr>
                            <m:t>U</m:t>
                          </w:ins>
                        </m:r>
                      </m:e>
                    </m:acc>
                  </m:e>
                  <m:sub>
                    <m:r>
                      <w:ins w:id="2323" w:author="智绘未来专利代理" w:date="2021-09-03T17:45:00Z">
                        <m:rPr>
                          <m:sty m:val="p"/>
                        </m:rPr>
                        <w:rPr>
                          <w:rFonts w:ascii="Cambria Math" w:hAnsi="Cambria Math"/>
                        </w:rPr>
                        <m:t>0</m:t>
                      </w:ins>
                    </m:r>
                    <m:r>
                      <w:ins w:id="2324" w:author="智绘未来专利代理" w:date="2021-09-03T17:45:00Z">
                        <m:rPr>
                          <m:sty m:val="p"/>
                        </m:rPr>
                        <w:rPr>
                          <w:rFonts w:ascii="Cambria Math" w:hAnsi="Cambria Math"/>
                        </w:rPr>
                        <m:t>2</m:t>
                      </w:ins>
                    </m:r>
                  </m:sub>
                </m:sSub>
                <m:r>
                  <w:ins w:id="2325" w:author="智绘未来专利代理" w:date="2021-09-03T17:45:00Z">
                    <w:rPr>
                      <w:rFonts w:ascii="Cambria Math" w:hAnsi="Cambria Math"/>
                    </w:rPr>
                    <m:t>,</m:t>
                  </w:ins>
                </m:r>
                <m:r>
                  <w:ins w:id="2326" w:author="智绘未来专利代理" w:date="2021-09-03T17:45:00Z">
                    <m:rPr>
                      <m:sty m:val="p"/>
                    </m:rPr>
                    <w:rPr>
                      <w:rFonts w:ascii="Cambria Math" w:hAnsi="Cambria Math"/>
                    </w:rPr>
                    <m:t>∆</m:t>
                  </w:ins>
                </m:r>
                <m:sSub>
                  <m:sSubPr>
                    <m:ctrlPr>
                      <w:ins w:id="2327" w:author="智绘未来专利代理" w:date="2021-09-03T17:45:00Z">
                        <w:rPr>
                          <w:rFonts w:ascii="Cambria Math" w:hAnsi="Cambria Math"/>
                        </w:rPr>
                      </w:ins>
                    </m:ctrlPr>
                  </m:sSubPr>
                  <m:e>
                    <m:acc>
                      <m:accPr>
                        <m:chr m:val="̇"/>
                        <m:ctrlPr>
                          <w:ins w:id="2328" w:author="智绘未来专利代理" w:date="2021-09-03T17:45:00Z">
                            <w:rPr>
                              <w:rFonts w:ascii="Cambria Math" w:hAnsi="Cambria Math"/>
                            </w:rPr>
                          </w:ins>
                        </m:ctrlPr>
                      </m:accPr>
                      <m:e>
                        <m:r>
                          <w:ins w:id="2329" w:author="智绘未来专利代理" w:date="2021-09-03T17:45:00Z">
                            <w:rPr>
                              <w:rFonts w:ascii="Cambria Math" w:hAnsi="Cambria Math"/>
                            </w:rPr>
                            <m:t>U</m:t>
                          </w:ins>
                        </m:r>
                      </m:e>
                    </m:acc>
                  </m:e>
                  <m:sub>
                    <m:r>
                      <w:ins w:id="2330" w:author="智绘未来专利代理" w:date="2021-09-03T17:45:00Z">
                        <m:rPr>
                          <m:sty m:val="p"/>
                        </m:rPr>
                        <w:rPr>
                          <w:rFonts w:ascii="Cambria Math" w:hAnsi="Cambria Math"/>
                        </w:rPr>
                        <m:t>12</m:t>
                      </w:ins>
                    </m:r>
                  </m:sub>
                </m:sSub>
              </m:e>
            </m:d>
          </m:e>
        </m:func>
        <m:r>
          <w:ins w:id="2331" w:author="智绘未来专利代理" w:date="2021-09-03T17:45:00Z">
            <w:rPr>
              <w:rFonts w:ascii="Cambria Math" w:hAnsi="Cambria Math"/>
              <w:color w:val="000000" w:themeColor="text1"/>
              <w:lang w:bidi="en-US"/>
            </w:rPr>
            <m:t>&lt;</m:t>
          </w:ins>
        </m:r>
        <m:sSub>
          <m:sSubPr>
            <m:ctrlPr>
              <w:ins w:id="2332" w:author="智绘未来专利代理" w:date="2021-09-03T17:45:00Z">
                <w:rPr>
                  <w:rFonts w:ascii="Cambria Math" w:eastAsia="Cambria Math" w:hAnsi="Cambria Math"/>
                  <w:i/>
                  <w:iCs/>
                  <w:color w:val="000000" w:themeColor="text1"/>
                  <w:szCs w:val="24"/>
                </w:rPr>
              </w:ins>
            </m:ctrlPr>
          </m:sSubPr>
          <m:e>
            <m:r>
              <w:ins w:id="2333" w:author="智绘未来专利代理" w:date="2021-09-03T17:45:00Z">
                <w:rPr>
                  <w:rFonts w:ascii="Cambria Math" w:eastAsia="Cambria Math" w:hAnsi="Cambria Math"/>
                  <w:color w:val="000000" w:themeColor="text1"/>
                  <w:szCs w:val="24"/>
                </w:rPr>
                <m:t>U</m:t>
              </w:ins>
            </m:r>
          </m:e>
          <m:sub>
            <m:r>
              <w:ins w:id="2334" w:author="智绘未来专利代理" w:date="2021-09-03T17:45:00Z">
                <m:rPr>
                  <m:sty m:val="p"/>
                </m:rPr>
                <w:rPr>
                  <w:rFonts w:ascii="Cambria Math" w:eastAsia="Cambria Math" w:hAnsi="Cambria Math"/>
                  <w:color w:val="000000" w:themeColor="text1"/>
                  <w:szCs w:val="24"/>
                </w:rPr>
                <m:t>Limit</m:t>
              </w:ins>
            </m:r>
          </m:sub>
        </m:sSub>
      </m:oMath>
      <w:ins w:id="2335" w:author="智绘未来专利代理" w:date="2021-09-03T17:45:00Z">
        <w:r w:rsidR="00FC6355">
          <w:rPr>
            <w:rFonts w:hint="eastAsia"/>
            <w:iCs/>
            <w:color w:val="000000" w:themeColor="text1"/>
            <w:szCs w:val="24"/>
          </w:rPr>
          <w:t>是否成立，</w:t>
        </w:r>
        <w:r w:rsidR="008D3302">
          <w:rPr>
            <w:rFonts w:hint="eastAsia"/>
            <w:iCs/>
            <w:color w:val="000000" w:themeColor="text1"/>
            <w:szCs w:val="24"/>
          </w:rPr>
          <w:t>若是</w:t>
        </w:r>
      </w:ins>
      <w:r w:rsidR="00292186">
        <w:rPr>
          <w:rFonts w:hint="eastAsia"/>
          <w:iCs/>
          <w:color w:val="000000" w:themeColor="text1"/>
          <w:szCs w:val="24"/>
        </w:rPr>
        <w:t>，</w:t>
      </w:r>
      <w:r w:rsidR="00292186" w:rsidRPr="00292186">
        <w:rPr>
          <w:rFonts w:hint="eastAsia"/>
          <w:iCs/>
          <w:color w:val="000000" w:themeColor="text1"/>
          <w:szCs w:val="24"/>
        </w:rPr>
        <w:t>故障点</w:t>
      </w:r>
      <w:r w:rsidR="00292186" w:rsidRPr="009B1CC0">
        <w:rPr>
          <w:rFonts w:hint="eastAsia"/>
          <w:color w:val="000000" w:themeColor="text1"/>
        </w:rPr>
        <w:t>在第</w:t>
      </w:r>
      <w:r w:rsidR="00292186" w:rsidRPr="009B1CC0">
        <w:rPr>
          <w:rFonts w:hint="eastAsia"/>
          <w:color w:val="000000" w:themeColor="text1"/>
        </w:rPr>
        <w:t>m</w:t>
      </w:r>
      <w:r w:rsidR="00292186" w:rsidRPr="009B1CC0">
        <w:rPr>
          <w:rFonts w:hint="eastAsia"/>
          <w:color w:val="000000" w:themeColor="text1"/>
        </w:rPr>
        <w:t>号</w:t>
      </w:r>
      <w:r w:rsidR="00292186" w:rsidRPr="009B1CC0">
        <w:rPr>
          <w:rFonts w:hint="eastAsia"/>
          <w:color w:val="000000" w:themeColor="text1"/>
        </w:rPr>
        <w:t>T</w:t>
      </w:r>
      <w:r w:rsidR="00292186" w:rsidRPr="009B1CC0">
        <w:rPr>
          <w:rFonts w:hint="eastAsia"/>
          <w:color w:val="000000" w:themeColor="text1"/>
        </w:rPr>
        <w:t>节点处</w:t>
      </w:r>
      <w:r w:rsidR="00292186" w:rsidRPr="00292186">
        <w:rPr>
          <w:rFonts w:hint="eastAsia"/>
          <w:iCs/>
          <w:color w:val="000000" w:themeColor="text1"/>
          <w:szCs w:val="24"/>
        </w:rPr>
        <w:t>，直接得出测距结果</w:t>
      </w:r>
      <w:del w:id="2336" w:author="智绘未来专利代理" w:date="2021-09-03T17:45:00Z">
        <w:r>
          <w:rPr>
            <w:rFonts w:hint="eastAsia"/>
            <w:color w:val="000000" w:themeColor="text1"/>
            <w:lang w:bidi="en-US"/>
          </w:rPr>
          <w:delText>；</w:delText>
        </w:r>
        <w:r>
          <w:rPr>
            <w:color w:val="000000" w:themeColor="text1"/>
            <w:lang w:bidi="en-US"/>
          </w:rPr>
          <w:delText xml:space="preserve"> </w:delText>
        </w:r>
      </w:del>
    </w:p>
    <w:p w14:paraId="4C3F8406" w14:textId="3451A22D" w:rsidR="002A7E6F" w:rsidRDefault="009B5F62" w:rsidP="009E25A5">
      <w:pPr>
        <w:pStyle w:val="00"/>
        <w:ind w:firstLine="480"/>
        <w:rPr>
          <w:color w:val="000000" w:themeColor="text1"/>
          <w:lang w:bidi="en-US"/>
        </w:rPr>
      </w:pPr>
      <w:ins w:id="2337" w:author="智绘未来专利代理" w:date="2021-09-03T17:45:00Z">
        <w:r>
          <w:rPr>
            <w:rFonts w:hint="eastAsia"/>
            <w:iCs/>
            <w:color w:val="000000" w:themeColor="text1"/>
            <w:szCs w:val="24"/>
          </w:rPr>
          <w:t>，</w:t>
        </w:r>
      </w:ins>
      <w:r w:rsidRPr="009B5F62">
        <w:rPr>
          <w:rFonts w:hint="eastAsia"/>
          <w:iCs/>
          <w:color w:val="000000" w:themeColor="text1"/>
          <w:szCs w:val="24"/>
        </w:rPr>
        <w:t>保护装置中已输入了各分支线路的长度，因此可以直接得出测距结果</w:t>
      </w:r>
      <w:ins w:id="2338" w:author="智绘未来专利代理" w:date="2021-09-03T17:45:00Z">
        <w:r w:rsidR="00292186">
          <w:rPr>
            <w:rFonts w:hint="eastAsia"/>
            <w:iCs/>
            <w:color w:val="000000" w:themeColor="text1"/>
            <w:szCs w:val="24"/>
          </w:rPr>
          <w:t>；若否</w:t>
        </w:r>
        <w:r w:rsidR="00E63B49">
          <w:rPr>
            <w:rFonts w:hint="eastAsia"/>
            <w:iCs/>
            <w:color w:val="000000" w:themeColor="text1"/>
            <w:szCs w:val="24"/>
          </w:rPr>
          <w:t>，继续判断</w:t>
        </w:r>
      </w:ins>
      <m:oMath>
        <m:r>
          <w:ins w:id="2339" w:author="智绘未来专利代理" w:date="2021-09-03T17:45:00Z">
            <m:rPr>
              <m:sty m:val="p"/>
            </m:rPr>
            <w:rPr>
              <w:rFonts w:ascii="Cambria Math" w:hAnsi="Cambria Math"/>
            </w:rPr>
            <m:t>∆</m:t>
          </w:ins>
        </m:r>
        <m:sSub>
          <m:sSubPr>
            <m:ctrlPr>
              <w:ins w:id="2340" w:author="智绘未来专利代理" w:date="2021-09-03T17:45:00Z">
                <w:rPr>
                  <w:rFonts w:ascii="Cambria Math" w:hAnsi="Cambria Math"/>
                </w:rPr>
              </w:ins>
            </m:ctrlPr>
          </m:sSubPr>
          <m:e>
            <m:acc>
              <m:accPr>
                <m:chr m:val="̇"/>
                <m:ctrlPr>
                  <w:ins w:id="2341" w:author="智绘未来专利代理" w:date="2021-09-03T17:45:00Z">
                    <w:rPr>
                      <w:rFonts w:ascii="Cambria Math" w:hAnsi="Cambria Math"/>
                    </w:rPr>
                  </w:ins>
                </m:ctrlPr>
              </m:accPr>
              <m:e>
                <m:r>
                  <w:ins w:id="2342" w:author="智绘未来专利代理" w:date="2021-09-03T17:45:00Z">
                    <w:rPr>
                      <w:rFonts w:ascii="Cambria Math" w:hAnsi="Cambria Math"/>
                    </w:rPr>
                    <m:t>U</m:t>
                  </w:ins>
                </m:r>
              </m:e>
            </m:acc>
          </m:e>
          <m:sub>
            <m:r>
              <w:ins w:id="2343" w:author="智绘未来专利代理" w:date="2021-09-03T17:45:00Z">
                <m:rPr>
                  <m:sty m:val="p"/>
                </m:rPr>
                <w:rPr>
                  <w:rFonts w:ascii="Cambria Math" w:hAnsi="Cambria Math"/>
                </w:rPr>
                <m:t>01</m:t>
              </w:ins>
            </m:r>
          </m:sub>
        </m:sSub>
        <m:r>
          <w:ins w:id="2344" w:author="智绘未来专利代理" w:date="2021-09-03T17:45:00Z">
            <w:rPr>
              <w:rFonts w:ascii="Cambria Math" w:hAnsi="Cambria Math"/>
            </w:rPr>
            <m:t>,</m:t>
          </w:ins>
        </m:r>
        <m:r>
          <w:ins w:id="2345" w:author="智绘未来专利代理" w:date="2021-09-03T17:45:00Z">
            <m:rPr>
              <m:sty m:val="p"/>
            </m:rPr>
            <w:rPr>
              <w:rFonts w:ascii="Cambria Math" w:hAnsi="Cambria Math"/>
            </w:rPr>
            <m:t>∆</m:t>
          </w:ins>
        </m:r>
        <m:sSub>
          <m:sSubPr>
            <m:ctrlPr>
              <w:ins w:id="2346" w:author="智绘未来专利代理" w:date="2021-09-03T17:45:00Z">
                <w:rPr>
                  <w:rFonts w:ascii="Cambria Math" w:hAnsi="Cambria Math"/>
                </w:rPr>
              </w:ins>
            </m:ctrlPr>
          </m:sSubPr>
          <m:e>
            <m:acc>
              <m:accPr>
                <m:chr m:val="̇"/>
                <m:ctrlPr>
                  <w:ins w:id="2347" w:author="智绘未来专利代理" w:date="2021-09-03T17:45:00Z">
                    <w:rPr>
                      <w:rFonts w:ascii="Cambria Math" w:hAnsi="Cambria Math"/>
                    </w:rPr>
                  </w:ins>
                </m:ctrlPr>
              </m:accPr>
              <m:e>
                <m:r>
                  <w:ins w:id="2348" w:author="智绘未来专利代理" w:date="2021-09-03T17:45:00Z">
                    <w:rPr>
                      <w:rFonts w:ascii="Cambria Math" w:hAnsi="Cambria Math"/>
                    </w:rPr>
                    <m:t>U</m:t>
                  </w:ins>
                </m:r>
              </m:e>
            </m:acc>
          </m:e>
          <m:sub>
            <m:r>
              <w:ins w:id="2349" w:author="智绘未来专利代理" w:date="2021-09-03T17:45:00Z">
                <m:rPr>
                  <m:sty m:val="p"/>
                </m:rPr>
                <w:rPr>
                  <w:rFonts w:ascii="Cambria Math" w:hAnsi="Cambria Math"/>
                </w:rPr>
                <m:t>0</m:t>
              </w:ins>
            </m:r>
            <m:r>
              <w:ins w:id="2350" w:author="智绘未来专利代理" w:date="2021-09-03T17:45:00Z">
                <m:rPr>
                  <m:sty m:val="p"/>
                </m:rPr>
                <w:rPr>
                  <w:rFonts w:ascii="Cambria Math" w:hAnsi="Cambria Math"/>
                </w:rPr>
                <m:t>2</m:t>
              </w:ins>
            </m:r>
          </m:sub>
        </m:sSub>
        <m:r>
          <w:ins w:id="2351" w:author="智绘未来专利代理" w:date="2021-09-03T17:45:00Z">
            <w:rPr>
              <w:rFonts w:ascii="Cambria Math" w:hAnsi="Cambria Math"/>
            </w:rPr>
            <m:t>,</m:t>
          </w:ins>
        </m:r>
        <m:r>
          <w:ins w:id="2352" w:author="智绘未来专利代理" w:date="2021-09-03T17:45:00Z">
            <m:rPr>
              <m:sty m:val="p"/>
            </m:rPr>
            <w:rPr>
              <w:rFonts w:ascii="Cambria Math" w:hAnsi="Cambria Math"/>
            </w:rPr>
            <m:t>∆</m:t>
          </w:ins>
        </m:r>
        <m:sSub>
          <m:sSubPr>
            <m:ctrlPr>
              <w:ins w:id="2353" w:author="智绘未来专利代理" w:date="2021-09-03T17:45:00Z">
                <w:rPr>
                  <w:rFonts w:ascii="Cambria Math" w:hAnsi="Cambria Math"/>
                </w:rPr>
              </w:ins>
            </m:ctrlPr>
          </m:sSubPr>
          <m:e>
            <m:acc>
              <m:accPr>
                <m:chr m:val="̇"/>
                <m:ctrlPr>
                  <w:ins w:id="2354" w:author="智绘未来专利代理" w:date="2021-09-03T17:45:00Z">
                    <w:rPr>
                      <w:rFonts w:ascii="Cambria Math" w:hAnsi="Cambria Math"/>
                    </w:rPr>
                  </w:ins>
                </m:ctrlPr>
              </m:accPr>
              <m:e>
                <m:r>
                  <w:ins w:id="2355" w:author="智绘未来专利代理" w:date="2021-09-03T17:45:00Z">
                    <w:rPr>
                      <w:rFonts w:ascii="Cambria Math" w:hAnsi="Cambria Math"/>
                    </w:rPr>
                    <m:t>U</m:t>
                  </w:ins>
                </m:r>
              </m:e>
            </m:acc>
          </m:e>
          <m:sub>
            <m:r>
              <w:ins w:id="2356" w:author="智绘未来专利代理" w:date="2021-09-03T17:45:00Z">
                <m:rPr>
                  <m:sty m:val="p"/>
                </m:rPr>
                <w:rPr>
                  <w:rFonts w:ascii="Cambria Math" w:hAnsi="Cambria Math"/>
                </w:rPr>
                <m:t>12</m:t>
              </w:ins>
            </m:r>
          </m:sub>
        </m:sSub>
      </m:oMath>
      <w:ins w:id="2357" w:author="智绘未来专利代理" w:date="2021-09-03T17:45:00Z">
        <w:r w:rsidR="00E63B49">
          <w:rPr>
            <w:rFonts w:hint="eastAsia"/>
          </w:rPr>
          <w:t>中哪个参数最小</w:t>
        </w:r>
        <w:r w:rsidR="0089758A">
          <w:rPr>
            <w:rFonts w:hint="eastAsia"/>
          </w:rPr>
          <w:t>，</w:t>
        </w:r>
        <w:r w:rsidR="009E25A5">
          <w:rPr>
            <w:rFonts w:hint="eastAsia"/>
          </w:rPr>
          <w:t>进入步骤（</w:t>
        </w:r>
        <w:r w:rsidR="009E25A5">
          <w:rPr>
            <w:rFonts w:hint="eastAsia"/>
          </w:rPr>
          <w:t>4</w:t>
        </w:r>
        <w:r w:rsidR="009E25A5">
          <w:t>.</w:t>
        </w:r>
        <w:r w:rsidR="004E147E">
          <w:t>4</w:t>
        </w:r>
        <w:r w:rsidR="009E25A5">
          <w:rPr>
            <w:rFonts w:hint="eastAsia"/>
          </w:rPr>
          <w:t>）</w:t>
        </w:r>
      </w:ins>
      <w:r w:rsidR="009E25A5" w:rsidRPr="009B1CC0">
        <w:t>。</w:t>
      </w:r>
    </w:p>
    <w:p w14:paraId="0EB4014A" w14:textId="77777777" w:rsidR="00190AAD" w:rsidRDefault="002A7E6F">
      <w:pPr>
        <w:pStyle w:val="00"/>
        <w:ind w:firstLine="480"/>
        <w:rPr>
          <w:del w:id="2358" w:author="智绘未来专利代理" w:date="2021-09-03T17:45:00Z"/>
          <w:color w:val="000000" w:themeColor="text1"/>
          <w:lang w:bidi="en-US"/>
        </w:rPr>
      </w:pPr>
      <w:r>
        <w:rPr>
          <w:rFonts w:hint="eastAsia"/>
          <w:color w:val="000000" w:themeColor="text1"/>
          <w:lang w:bidi="en-US"/>
        </w:rPr>
        <w:t>步骤</w:t>
      </w:r>
      <w:del w:id="2359" w:author="智绘未来专利代理" w:date="2021-09-03T17:45:00Z">
        <w:r w:rsidR="0043536A">
          <w:rPr>
            <w:color w:val="000000" w:themeColor="text1"/>
            <w:lang w:bidi="en-US"/>
          </w:rPr>
          <w:delText>15</w:delText>
        </w:r>
        <w:r w:rsidR="0043536A">
          <w:rPr>
            <w:rFonts w:hint="eastAsia"/>
            <w:color w:val="000000" w:themeColor="text1"/>
            <w:lang w:bidi="en-US"/>
          </w:rPr>
          <w:delText>，</w:delText>
        </w:r>
      </w:del>
      <w:ins w:id="2360" w:author="智绘未来专利代理" w:date="2021-09-03T17:45:00Z">
        <w:r w:rsidR="009E25A5">
          <w:rPr>
            <w:rFonts w:hint="eastAsia"/>
            <w:color w:val="000000" w:themeColor="text1"/>
            <w:lang w:bidi="en-US"/>
          </w:rPr>
          <w:t>（</w:t>
        </w:r>
        <w:r w:rsidR="009E25A5">
          <w:rPr>
            <w:rFonts w:hint="eastAsia"/>
            <w:color w:val="000000" w:themeColor="text1"/>
            <w:lang w:bidi="en-US"/>
          </w:rPr>
          <w:t>4</w:t>
        </w:r>
        <w:r w:rsidR="009E25A5">
          <w:rPr>
            <w:color w:val="000000" w:themeColor="text1"/>
            <w:lang w:bidi="en-US"/>
          </w:rPr>
          <w:t>.</w:t>
        </w:r>
        <w:r w:rsidR="004E147E">
          <w:rPr>
            <w:color w:val="000000" w:themeColor="text1"/>
            <w:lang w:bidi="en-US"/>
          </w:rPr>
          <w:t>4</w:t>
        </w:r>
        <w:r w:rsidR="009E25A5">
          <w:rPr>
            <w:rFonts w:hint="eastAsia"/>
            <w:color w:val="000000" w:themeColor="text1"/>
            <w:lang w:bidi="en-US"/>
          </w:rPr>
          <w:t>）</w:t>
        </w:r>
        <w:r>
          <w:rPr>
            <w:rFonts w:hint="eastAsia"/>
            <w:color w:val="000000" w:themeColor="text1"/>
            <w:lang w:bidi="en-US"/>
          </w:rPr>
          <w:t>，</w:t>
        </w:r>
      </w:ins>
      <w:r>
        <w:rPr>
          <w:rFonts w:hint="eastAsia"/>
          <w:color w:val="000000" w:themeColor="text1"/>
          <w:lang w:bidi="en-US"/>
        </w:rPr>
        <w:t>判断</w:t>
      </w:r>
      <m:oMath>
        <m:r>
          <m:rPr>
            <m:sty m:val="p"/>
          </m:rPr>
          <w:rPr>
            <w:rFonts w:ascii="Cambria Math" w:hAnsi="Cambria Math"/>
            <w:color w:val="000000" w:themeColor="text1"/>
            <w:szCs w:val="24"/>
          </w:rPr>
          <m:t>∆</m:t>
        </m:r>
        <m:sSub>
          <m:sSubPr>
            <m:ctrlPr>
              <w:rPr>
                <w:rFonts w:ascii="Cambria Math" w:eastAsia="Cambria Math" w:hAnsi="Cambria Math"/>
                <w:color w:val="000000" w:themeColor="text1"/>
                <w:szCs w:val="24"/>
              </w:rPr>
            </m:ctrlPr>
          </m:sSubPr>
          <m:e>
            <m:acc>
              <m:accPr>
                <m:chr m:val="̇"/>
                <m:ctrlPr>
                  <w:rPr>
                    <w:rFonts w:ascii="Cambria Math" w:eastAsia="Cambria Math" w:hAnsi="Cambria Math"/>
                    <w:color w:val="000000" w:themeColor="text1"/>
                    <w:szCs w:val="24"/>
                  </w:rPr>
                </m:ctrlPr>
              </m:accPr>
              <m:e>
                <m:r>
                  <w:rPr>
                    <w:rFonts w:ascii="Cambria Math" w:hAnsi="Cambria Math"/>
                    <w:color w:val="000000" w:themeColor="text1"/>
                    <w:szCs w:val="24"/>
                  </w:rPr>
                  <m:t>U</m:t>
                </m:r>
              </m:e>
            </m:acc>
          </m:e>
          <m:sub>
            <m:r>
              <w:rPr>
                <w:rFonts w:ascii="Cambria Math" w:hAnsi="Cambria Math"/>
                <w:color w:val="000000" w:themeColor="text1"/>
                <w:szCs w:val="24"/>
              </w:rPr>
              <m:t>02</m:t>
            </m:r>
          </m:sub>
        </m:sSub>
      </m:oMath>
      <w:r>
        <w:rPr>
          <w:rFonts w:hint="eastAsia"/>
          <w:color w:val="000000" w:themeColor="text1"/>
          <w:lang w:bidi="en-US"/>
        </w:rPr>
        <w:t>最小时，</w:t>
      </w:r>
      <w:del w:id="2361" w:author="智绘未来专利代理" w:date="2021-09-03T17:45:00Z">
        <w:r w:rsidR="0043536A">
          <w:rPr>
            <w:rFonts w:hint="eastAsia"/>
            <w:color w:val="000000" w:themeColor="text1"/>
            <w:lang w:bidi="en-US"/>
          </w:rPr>
          <w:delText>进入步骤</w:delText>
        </w:r>
        <w:r w:rsidR="0043536A">
          <w:rPr>
            <w:color w:val="000000" w:themeColor="text1"/>
            <w:lang w:bidi="en-US"/>
          </w:rPr>
          <w:delText>16</w:delText>
        </w:r>
        <w:r w:rsidR="0043536A">
          <w:rPr>
            <w:rFonts w:hint="eastAsia"/>
            <w:color w:val="000000" w:themeColor="text1"/>
            <w:lang w:bidi="en-US"/>
          </w:rPr>
          <w:delText>，否则进入步骤</w:delText>
        </w:r>
        <w:r w:rsidR="0043536A">
          <w:rPr>
            <w:color w:val="000000" w:themeColor="text1"/>
            <w:lang w:bidi="en-US"/>
          </w:rPr>
          <w:delText>17</w:delText>
        </w:r>
        <w:r w:rsidR="0043536A">
          <w:rPr>
            <w:rFonts w:hint="eastAsia"/>
            <w:color w:val="000000" w:themeColor="text1"/>
            <w:lang w:bidi="en-US"/>
          </w:rPr>
          <w:delText>；</w:delText>
        </w:r>
        <w:r w:rsidR="0043536A">
          <w:rPr>
            <w:color w:val="000000" w:themeColor="text1"/>
            <w:lang w:bidi="en-US"/>
          </w:rPr>
          <w:delText xml:space="preserve"> </w:delText>
        </w:r>
      </w:del>
    </w:p>
    <w:p w14:paraId="215BCCC7" w14:textId="285716E8" w:rsidR="003E4413" w:rsidRDefault="0043536A" w:rsidP="002A7E6F">
      <w:pPr>
        <w:pStyle w:val="00"/>
        <w:ind w:firstLine="480"/>
        <w:rPr>
          <w:color w:val="000000" w:themeColor="text1"/>
          <w:lang w:bidi="en-US"/>
        </w:rPr>
      </w:pPr>
      <w:del w:id="2362" w:author="智绘未来专利代理" w:date="2021-09-03T17:45:00Z">
        <w:r>
          <w:rPr>
            <w:rFonts w:hint="eastAsia"/>
            <w:color w:val="000000" w:themeColor="text1"/>
            <w:lang w:bidi="en-US"/>
          </w:rPr>
          <w:delText>步骤</w:delText>
        </w:r>
        <w:r>
          <w:rPr>
            <w:rFonts w:cs="Times New Roman"/>
            <w:color w:val="000000" w:themeColor="text1"/>
            <w:lang w:bidi="en-US"/>
          </w:rPr>
          <w:delText>16</w:delText>
        </w:r>
        <w:r>
          <w:rPr>
            <w:rFonts w:cs="Times New Roman"/>
            <w:color w:val="000000" w:themeColor="text1"/>
            <w:lang w:bidi="en-US"/>
          </w:rPr>
          <w:delText>，</w:delText>
        </w:r>
      </w:del>
      <w:r w:rsidR="002A7E6F">
        <w:rPr>
          <w:rFonts w:cs="Times New Roman"/>
          <w:color w:val="000000" w:themeColor="text1"/>
          <w:kern w:val="0"/>
          <w:szCs w:val="24"/>
          <w:lang w:val="zh-CN"/>
        </w:rPr>
        <w:t>故障点在第</w:t>
      </w:r>
      <w:r w:rsidR="002A7E6F">
        <w:rPr>
          <w:rFonts w:cs="Times New Roman"/>
          <w:color w:val="000000" w:themeColor="text1"/>
          <w:kern w:val="0"/>
          <w:szCs w:val="24"/>
          <w:lang w:val="zh-CN"/>
        </w:rPr>
        <w:t>m</w:t>
      </w:r>
      <w:r w:rsidR="002A7E6F">
        <w:rPr>
          <w:rFonts w:cs="Times New Roman"/>
          <w:color w:val="000000" w:themeColor="text1"/>
          <w:kern w:val="0"/>
          <w:szCs w:val="24"/>
          <w:lang w:val="zh-CN"/>
        </w:rPr>
        <w:t>号</w:t>
      </w:r>
      <w:r w:rsidR="002A7E6F">
        <w:rPr>
          <w:rFonts w:cs="Times New Roman"/>
          <w:color w:val="000000" w:themeColor="text1"/>
          <w:kern w:val="0"/>
          <w:szCs w:val="24"/>
          <w:lang w:val="zh-CN"/>
        </w:rPr>
        <w:t>T</w:t>
      </w:r>
      <w:r w:rsidR="002A7E6F">
        <w:rPr>
          <w:rFonts w:cs="Times New Roman"/>
          <w:color w:val="000000" w:themeColor="text1"/>
          <w:kern w:val="0"/>
          <w:szCs w:val="24"/>
          <w:lang w:val="zh-CN"/>
        </w:rPr>
        <w:t>节点和第</w:t>
      </w:r>
      <w:r w:rsidR="002A7E6F">
        <w:rPr>
          <w:rFonts w:cs="Times New Roman"/>
          <w:color w:val="000000" w:themeColor="text1"/>
          <w:kern w:val="0"/>
          <w:szCs w:val="24"/>
          <w:lang w:val="zh-CN"/>
        </w:rPr>
        <w:t>m+1</w:t>
      </w:r>
      <w:r w:rsidR="002A7E6F">
        <w:rPr>
          <w:rFonts w:cs="Times New Roman"/>
          <w:color w:val="000000" w:themeColor="text1"/>
          <w:kern w:val="0"/>
          <w:szCs w:val="24"/>
          <w:lang w:val="zh-CN"/>
        </w:rPr>
        <w:t>号线路节点之间</w:t>
      </w:r>
      <w:r w:rsidR="002A7E6F">
        <w:rPr>
          <w:rFonts w:cs="Times New Roman"/>
          <w:color w:val="000000" w:themeColor="text1"/>
          <w:lang w:bidi="en-US"/>
        </w:rPr>
        <w:t>，</w:t>
      </w:r>
      <w:r w:rsidR="002A7E6F">
        <w:rPr>
          <w:rFonts w:cs="Times New Roman" w:hint="eastAsia"/>
          <w:color w:val="000000" w:themeColor="text1"/>
          <w:lang w:bidi="en-US"/>
        </w:rPr>
        <w:t>即</w:t>
      </w:r>
      <w:r w:rsidR="002A7E6F">
        <w:rPr>
          <w:rFonts w:ascii="Cambria Math" w:hAnsi="Cambria Math" w:hint="eastAsia"/>
          <w:color w:val="000000" w:themeColor="text1"/>
          <w:szCs w:val="24"/>
        </w:rPr>
        <w:t>故障点</w:t>
      </w:r>
      <w:r w:rsidR="002A7E6F">
        <w:rPr>
          <w:rFonts w:hint="eastAsia"/>
          <w:color w:val="000000" w:themeColor="text1"/>
          <w:szCs w:val="24"/>
        </w:rPr>
        <w:t>在</w:t>
      </w:r>
      <m:oMath>
        <m:sSub>
          <m:sSubPr>
            <m:ctrlPr>
              <w:rPr>
                <w:rFonts w:ascii="Cambria Math" w:hAnsi="Cambria Math"/>
                <w:iCs/>
                <w:color w:val="000000" w:themeColor="text1"/>
                <w:szCs w:val="24"/>
              </w:rPr>
            </m:ctrlPr>
          </m:sSubPr>
          <m:e>
            <m:r>
              <m:rPr>
                <m:sty m:val="p"/>
              </m:rPr>
              <w:rPr>
                <w:rFonts w:ascii="Cambria Math" w:hAnsi="Cambria Math"/>
                <w:color w:val="000000" w:themeColor="text1"/>
                <w:szCs w:val="24"/>
              </w:rPr>
              <m:t>FL</m:t>
            </m:r>
          </m:e>
          <m:sub>
            <m:r>
              <m:rPr>
                <m:sty m:val="p"/>
              </m:rPr>
              <w:rPr>
                <w:rFonts w:ascii="Cambria Math" w:hAnsi="Cambria Math" w:hint="eastAsia"/>
                <w:color w:val="000000" w:themeColor="text1"/>
                <w:szCs w:val="24"/>
              </w:rPr>
              <m:t>m+</m:t>
            </m:r>
            <m:r>
              <m:rPr>
                <m:sty m:val="p"/>
              </m:rPr>
              <w:rPr>
                <w:rFonts w:ascii="Cambria Math" w:hAnsi="Cambria Math"/>
                <w:color w:val="000000" w:themeColor="text1"/>
                <w:szCs w:val="24"/>
              </w:rPr>
              <m:t>1</m:t>
            </m:r>
          </m:sub>
        </m:sSub>
      </m:oMath>
      <w:r w:rsidR="002A7E6F">
        <w:rPr>
          <w:rFonts w:hint="eastAsia"/>
          <w:color w:val="000000" w:themeColor="text1"/>
          <w:lang w:bidi="en-US"/>
        </w:rPr>
        <w:t>位置，</w:t>
      </w:r>
      <w:r w:rsidR="002A7E6F">
        <w:rPr>
          <w:rFonts w:cs="Times New Roman"/>
          <w:color w:val="000000" w:themeColor="text1"/>
          <w:lang w:bidi="en-US"/>
        </w:rPr>
        <w:t>进入步骤</w:t>
      </w:r>
      <w:del w:id="2363" w:author="智绘未来专利代理" w:date="2021-09-03T17:45:00Z">
        <w:r>
          <w:rPr>
            <w:rFonts w:cs="Times New Roman"/>
            <w:color w:val="000000" w:themeColor="text1"/>
            <w:lang w:bidi="en-US"/>
          </w:rPr>
          <w:delText>29</w:delText>
        </w:r>
        <w:r>
          <w:rPr>
            <w:rFonts w:hint="eastAsia"/>
            <w:color w:val="000000" w:themeColor="text1"/>
            <w:lang w:bidi="en-US"/>
          </w:rPr>
          <w:delText>；</w:delText>
        </w:r>
        <w:r>
          <w:rPr>
            <w:color w:val="000000" w:themeColor="text1"/>
            <w:lang w:bidi="en-US"/>
          </w:rPr>
          <w:delText xml:space="preserve"> </w:delText>
        </w:r>
      </w:del>
      <w:ins w:id="2364" w:author="智绘未来专利代理" w:date="2021-09-03T17:45:00Z">
        <w:r w:rsidR="00C0710F">
          <w:rPr>
            <w:rFonts w:cs="Times New Roman" w:hint="eastAsia"/>
            <w:color w:val="000000" w:themeColor="text1"/>
            <w:lang w:bidi="en-US"/>
          </w:rPr>
          <w:t>（</w:t>
        </w:r>
        <w:r w:rsidR="00C0710F">
          <w:rPr>
            <w:rFonts w:cs="Times New Roman" w:hint="eastAsia"/>
            <w:color w:val="000000" w:themeColor="text1"/>
            <w:lang w:bidi="en-US"/>
          </w:rPr>
          <w:t>5</w:t>
        </w:r>
        <w:r w:rsidR="00C0710F">
          <w:rPr>
            <w:rFonts w:cs="Times New Roman" w:hint="eastAsia"/>
            <w:color w:val="000000" w:themeColor="text1"/>
            <w:lang w:bidi="en-US"/>
          </w:rPr>
          <w:t>）</w:t>
        </w:r>
        <w:r w:rsidR="002A7E6F">
          <w:rPr>
            <w:rFonts w:hint="eastAsia"/>
            <w:color w:val="000000" w:themeColor="text1"/>
            <w:lang w:bidi="en-US"/>
          </w:rPr>
          <w:t>；</w:t>
        </w:r>
      </w:ins>
    </w:p>
    <w:p w14:paraId="6E2B2609" w14:textId="77777777" w:rsidR="00190AAD" w:rsidRDefault="0043536A">
      <w:pPr>
        <w:pStyle w:val="00"/>
        <w:ind w:firstLine="480"/>
        <w:rPr>
          <w:del w:id="2365" w:author="智绘未来专利代理" w:date="2021-09-03T17:45:00Z"/>
          <w:color w:val="000000" w:themeColor="text1"/>
          <w:lang w:bidi="en-US"/>
        </w:rPr>
      </w:pPr>
      <w:del w:id="2366" w:author="智绘未来专利代理" w:date="2021-09-03T17:45:00Z">
        <w:r>
          <w:rPr>
            <w:rFonts w:hint="eastAsia"/>
            <w:color w:val="000000" w:themeColor="text1"/>
            <w:lang w:bidi="en-US"/>
          </w:rPr>
          <w:delText>步骤</w:delText>
        </w:r>
        <w:r>
          <w:rPr>
            <w:color w:val="000000" w:themeColor="text1"/>
            <w:lang w:bidi="en-US"/>
          </w:rPr>
          <w:delText>17</w:delText>
        </w:r>
        <w:r>
          <w:rPr>
            <w:rFonts w:hint="eastAsia"/>
            <w:color w:val="000000" w:themeColor="text1"/>
            <w:lang w:bidi="en-US"/>
          </w:rPr>
          <w:delText>，</w:delText>
        </w:r>
      </w:del>
      <w:r w:rsidR="002A7E6F" w:rsidRPr="009B1CC0">
        <w:rPr>
          <w:rFonts w:hint="eastAsia"/>
        </w:rPr>
        <w:t>判断</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12</m:t>
            </m:r>
          </m:sub>
        </m:sSub>
      </m:oMath>
      <w:r w:rsidR="002A7E6F" w:rsidRPr="009B1CC0">
        <w:rPr>
          <w:rFonts w:hint="eastAsia"/>
        </w:rPr>
        <w:t>最小时，</w:t>
      </w:r>
      <w:del w:id="2367" w:author="智绘未来专利代理" w:date="2021-09-03T17:45:00Z">
        <w:r>
          <w:rPr>
            <w:rFonts w:hint="eastAsia"/>
            <w:color w:val="000000" w:themeColor="text1"/>
            <w:lang w:bidi="en-US"/>
          </w:rPr>
          <w:delText>进入步骤</w:delText>
        </w:r>
        <w:r>
          <w:rPr>
            <w:color w:val="000000" w:themeColor="text1"/>
            <w:lang w:bidi="en-US"/>
          </w:rPr>
          <w:delText>18</w:delText>
        </w:r>
        <w:r>
          <w:rPr>
            <w:rFonts w:hint="eastAsia"/>
            <w:color w:val="000000" w:themeColor="text1"/>
            <w:lang w:bidi="en-US"/>
          </w:rPr>
          <w:delText>，否则进入步骤</w:delText>
        </w:r>
        <w:r>
          <w:rPr>
            <w:color w:val="000000" w:themeColor="text1"/>
            <w:lang w:bidi="en-US"/>
          </w:rPr>
          <w:delText>23</w:delText>
        </w:r>
        <w:r>
          <w:rPr>
            <w:rFonts w:hint="eastAsia"/>
            <w:color w:val="000000" w:themeColor="text1"/>
            <w:lang w:bidi="en-US"/>
          </w:rPr>
          <w:delText>；</w:delText>
        </w:r>
        <w:r>
          <w:rPr>
            <w:color w:val="000000" w:themeColor="text1"/>
            <w:lang w:bidi="en-US"/>
          </w:rPr>
          <w:delText xml:space="preserve"> </w:delText>
        </w:r>
      </w:del>
    </w:p>
    <w:p w14:paraId="42FBFB6A" w14:textId="77777777" w:rsidR="00190AAD" w:rsidRDefault="0043536A">
      <w:pPr>
        <w:pStyle w:val="00"/>
        <w:ind w:firstLine="480"/>
        <w:rPr>
          <w:del w:id="2368" w:author="智绘未来专利代理" w:date="2021-09-03T17:45:00Z"/>
          <w:color w:val="000000" w:themeColor="text1"/>
          <w:lang w:bidi="en-US"/>
        </w:rPr>
      </w:pPr>
      <w:del w:id="2369" w:author="智绘未来专利代理" w:date="2021-09-03T17:45:00Z">
        <w:r>
          <w:rPr>
            <w:rFonts w:hint="eastAsia"/>
            <w:color w:val="000000" w:themeColor="text1"/>
            <w:lang w:bidi="en-US"/>
          </w:rPr>
          <w:delText>步骤</w:delText>
        </w:r>
        <w:r>
          <w:rPr>
            <w:color w:val="000000" w:themeColor="text1"/>
            <w:lang w:bidi="en-US"/>
          </w:rPr>
          <w:delText>18</w:delText>
        </w:r>
        <w:r>
          <w:rPr>
            <w:rFonts w:hint="eastAsia"/>
            <w:color w:val="000000" w:themeColor="text1"/>
            <w:lang w:bidi="en-US"/>
          </w:rPr>
          <w:delText>，</w:delText>
        </w:r>
      </w:del>
      <w:r w:rsidR="0042417A" w:rsidRPr="009B1CC0">
        <w:rPr>
          <w:rFonts w:hint="eastAsia"/>
        </w:rPr>
        <w:t>判断</w:t>
      </w:r>
      <w:r w:rsidR="0042417A" w:rsidRPr="009B1CC0">
        <w:t>m=1</w:t>
      </w:r>
      <w:r w:rsidR="0042417A" w:rsidRPr="009B1CC0">
        <w:rPr>
          <w:rFonts w:hint="eastAsia"/>
        </w:rPr>
        <w:t>时，</w:t>
      </w:r>
      <w:del w:id="2370" w:author="智绘未来专利代理" w:date="2021-09-03T17:45:00Z">
        <w:r>
          <w:rPr>
            <w:rFonts w:hint="eastAsia"/>
            <w:color w:val="000000" w:themeColor="text1"/>
            <w:lang w:bidi="en-US"/>
          </w:rPr>
          <w:delText>进入步骤</w:delText>
        </w:r>
        <w:r>
          <w:rPr>
            <w:color w:val="000000" w:themeColor="text1"/>
            <w:lang w:bidi="en-US"/>
          </w:rPr>
          <w:delText>19</w:delText>
        </w:r>
        <w:r>
          <w:rPr>
            <w:rFonts w:hint="eastAsia"/>
            <w:color w:val="000000" w:themeColor="text1"/>
            <w:lang w:bidi="en-US"/>
          </w:rPr>
          <w:delText>，否则进入步骤</w:delText>
        </w:r>
        <w:r>
          <w:rPr>
            <w:color w:val="000000" w:themeColor="text1"/>
            <w:lang w:bidi="en-US"/>
          </w:rPr>
          <w:delText>20</w:delText>
        </w:r>
        <w:r>
          <w:rPr>
            <w:rFonts w:hint="eastAsia"/>
            <w:color w:val="000000" w:themeColor="text1"/>
            <w:lang w:bidi="en-US"/>
          </w:rPr>
          <w:delText>；</w:delText>
        </w:r>
      </w:del>
    </w:p>
    <w:p w14:paraId="0656C3C6" w14:textId="77777777" w:rsidR="00190AAD" w:rsidRDefault="0043536A">
      <w:pPr>
        <w:pStyle w:val="00"/>
        <w:ind w:firstLine="480"/>
        <w:rPr>
          <w:del w:id="2371" w:author="智绘未来专利代理" w:date="2021-09-03T17:45:00Z"/>
          <w:color w:val="000000" w:themeColor="text1"/>
          <w:lang w:bidi="en-US"/>
        </w:rPr>
      </w:pPr>
      <w:del w:id="2372" w:author="智绘未来专利代理" w:date="2021-09-03T17:45:00Z">
        <w:r>
          <w:rPr>
            <w:rFonts w:hint="eastAsia"/>
            <w:color w:val="000000" w:themeColor="text1"/>
            <w:lang w:bidi="en-US"/>
          </w:rPr>
          <w:delText>步骤</w:delText>
        </w:r>
        <w:r>
          <w:rPr>
            <w:rFonts w:cs="Times New Roman"/>
            <w:color w:val="000000" w:themeColor="text1"/>
            <w:lang w:bidi="en-US"/>
          </w:rPr>
          <w:delText>19</w:delText>
        </w:r>
        <w:r>
          <w:rPr>
            <w:rFonts w:cs="Times New Roman"/>
            <w:color w:val="000000" w:themeColor="text1"/>
            <w:lang w:bidi="en-US"/>
          </w:rPr>
          <w:delText>，</w:delText>
        </w:r>
      </w:del>
      <w:r w:rsidR="0042417A" w:rsidRPr="009B1CC0">
        <w:t>故障点在第</w:t>
      </w:r>
      <w:r w:rsidR="0042417A" w:rsidRPr="009B1CC0">
        <w:t>1</w:t>
      </w:r>
      <w:r w:rsidR="0042417A" w:rsidRPr="009B1CC0">
        <w:t>号</w:t>
      </w:r>
      <w:r w:rsidR="0042417A" w:rsidRPr="009B1CC0">
        <w:t>T</w:t>
      </w:r>
      <w:r w:rsidR="0042417A" w:rsidRPr="009B1CC0">
        <w:t>节点和第</w:t>
      </w:r>
      <w:r w:rsidR="0042417A" w:rsidRPr="009B1CC0">
        <w:t>1</w:t>
      </w:r>
      <w:r w:rsidR="0042417A" w:rsidRPr="009B1CC0">
        <w:t>号线路节点之间</w:t>
      </w:r>
      <w:r w:rsidR="0042417A" w:rsidRPr="009B1CC0">
        <w:rPr>
          <w:rFonts w:hint="eastAsia"/>
        </w:rPr>
        <w:t>，即故障点在</w:t>
      </w:r>
      <m:oMath>
        <m:sSub>
          <m:sSubPr>
            <m:ctrlPr>
              <w:del w:id="2373" w:author="智绘未来专利代理" w:date="2021-09-03T17:45:00Z">
                <w:rPr>
                  <w:rFonts w:ascii="Cambria Math" w:hAnsi="Cambria Math"/>
                  <w:iCs/>
                  <w:color w:val="000000" w:themeColor="text1"/>
                  <w:szCs w:val="24"/>
                </w:rPr>
              </w:del>
            </m:ctrlPr>
          </m:sSubPr>
          <m:e>
            <m:r>
              <w:del w:id="2374" w:author="智绘未来专利代理" w:date="2021-09-03T17:45:00Z">
                <m:rPr>
                  <m:sty m:val="p"/>
                </m:rPr>
                <w:rPr>
                  <w:rFonts w:ascii="Cambria Math" w:hAnsi="Cambria Math"/>
                  <w:color w:val="000000" w:themeColor="text1"/>
                  <w:szCs w:val="24"/>
                </w:rPr>
                <m:t>FL</m:t>
              </w:del>
            </m:r>
          </m:e>
          <m:sub>
            <m:r>
              <w:del w:id="2375" w:author="智绘未来专利代理" w:date="2021-09-03T17:45:00Z">
                <m:rPr>
                  <m:sty m:val="p"/>
                </m:rPr>
                <w:rPr>
                  <w:rFonts w:ascii="Cambria Math" w:hAnsi="Cambria Math"/>
                  <w:color w:val="000000" w:themeColor="text1"/>
                  <w:szCs w:val="24"/>
                </w:rPr>
                <m:t>1</m:t>
              </w:del>
            </m:r>
          </m:sub>
        </m:sSub>
        <m:sSub>
          <m:sSubPr>
            <m:ctrlPr>
              <w:ins w:id="2376" w:author="智绘未来专利代理" w:date="2021-09-03T17:45:00Z">
                <w:rPr>
                  <w:rFonts w:ascii="Cambria Math" w:hAnsi="Cambria Math"/>
                  <w:iCs/>
                </w:rPr>
              </w:ins>
            </m:ctrlPr>
          </m:sSubPr>
          <m:e>
            <m:r>
              <w:ins w:id="2377" w:author="智绘未来专利代理" w:date="2021-09-03T17:45:00Z">
                <w:rPr>
                  <w:rFonts w:ascii="Cambria Math" w:hAnsi="Cambria Math"/>
                </w:rPr>
                <m:t>FL</m:t>
              </w:ins>
            </m:r>
          </m:e>
          <m:sub>
            <m:r>
              <w:ins w:id="2378" w:author="智绘未来专利代理" w:date="2021-09-03T17:45:00Z">
                <m:rPr>
                  <m:sty m:val="p"/>
                </m:rPr>
                <w:rPr>
                  <w:rFonts w:ascii="Cambria Math" w:hAnsi="Cambria Math"/>
                </w:rPr>
                <m:t>1</m:t>
              </w:ins>
            </m:r>
          </m:sub>
        </m:sSub>
      </m:oMath>
      <w:r w:rsidR="0042417A" w:rsidRPr="009B1CC0">
        <w:rPr>
          <w:rFonts w:hint="eastAsia"/>
        </w:rPr>
        <w:t>位置</w:t>
      </w:r>
      <w:r w:rsidR="00C32303" w:rsidRPr="009B1CC0">
        <w:rPr>
          <w:rFonts w:hint="eastAsia"/>
        </w:rPr>
        <w:t>，进入步骤</w:t>
      </w:r>
      <w:del w:id="2379" w:author="智绘未来专利代理" w:date="2021-09-03T17:45:00Z">
        <w:r>
          <w:rPr>
            <w:color w:val="000000" w:themeColor="text1"/>
            <w:lang w:bidi="en-US"/>
          </w:rPr>
          <w:delText>29</w:delText>
        </w:r>
        <w:r>
          <w:rPr>
            <w:rFonts w:hint="eastAsia"/>
            <w:color w:val="000000" w:themeColor="text1"/>
            <w:lang w:bidi="en-US"/>
          </w:rPr>
          <w:delText>；</w:delText>
        </w:r>
      </w:del>
    </w:p>
    <w:p w14:paraId="67E98C8E" w14:textId="77777777" w:rsidR="00190AAD" w:rsidRDefault="0043536A">
      <w:pPr>
        <w:pStyle w:val="00"/>
        <w:ind w:firstLine="480"/>
        <w:rPr>
          <w:del w:id="2380" w:author="智绘未来专利代理" w:date="2021-09-03T17:45:00Z"/>
          <w:color w:val="000000" w:themeColor="text1"/>
          <w:lang w:bidi="en-US"/>
        </w:rPr>
      </w:pPr>
      <w:del w:id="2381" w:author="智绘未来专利代理" w:date="2021-09-03T17:45:00Z">
        <w:r>
          <w:rPr>
            <w:rFonts w:hint="eastAsia"/>
            <w:color w:val="000000" w:themeColor="text1"/>
            <w:lang w:bidi="en-US"/>
          </w:rPr>
          <w:delText>步骤</w:delText>
        </w:r>
        <w:r>
          <w:rPr>
            <w:color w:val="000000" w:themeColor="text1"/>
            <w:lang w:bidi="en-US"/>
          </w:rPr>
          <w:delText>20</w:delText>
        </w:r>
        <w:r>
          <w:rPr>
            <w:rFonts w:hint="eastAsia"/>
            <w:color w:val="000000" w:themeColor="text1"/>
            <w:lang w:bidi="en-US"/>
          </w:rPr>
          <w:delText>，</w:delText>
        </w:r>
      </w:del>
      <w:ins w:id="2382" w:author="智绘未来专利代理" w:date="2021-09-03T17:45:00Z">
        <w:r w:rsidR="0028763F">
          <w:rPr>
            <w:rFonts w:cs="Times New Roman" w:hint="eastAsia"/>
            <w:color w:val="000000" w:themeColor="text1"/>
            <w:lang w:bidi="en-US"/>
          </w:rPr>
          <w:t>（</w:t>
        </w:r>
        <w:r w:rsidR="0028763F">
          <w:rPr>
            <w:rFonts w:cs="Times New Roman" w:hint="eastAsia"/>
            <w:color w:val="000000" w:themeColor="text1"/>
            <w:lang w:bidi="en-US"/>
          </w:rPr>
          <w:t>5</w:t>
        </w:r>
        <w:r w:rsidR="0028763F">
          <w:rPr>
            <w:rFonts w:cs="Times New Roman" w:hint="eastAsia"/>
            <w:color w:val="000000" w:themeColor="text1"/>
            <w:lang w:bidi="en-US"/>
          </w:rPr>
          <w:t>）</w:t>
        </w:r>
        <w:r w:rsidR="0042417A" w:rsidRPr="00595B92">
          <w:rPr>
            <w:rFonts w:hint="eastAsia"/>
          </w:rPr>
          <w:t>；</w:t>
        </w:r>
      </w:ins>
      <w:r w:rsidR="00787F7D" w:rsidRPr="009B1CC0">
        <w:rPr>
          <w:rFonts w:hint="eastAsia"/>
        </w:rPr>
        <w:t>判断</w:t>
      </w:r>
      <w:r w:rsidR="00787F7D" w:rsidRPr="009B1CC0">
        <w:t>m&gt;1</w:t>
      </w:r>
      <w:r w:rsidR="00787F7D" w:rsidRPr="009B1CC0">
        <w:rPr>
          <w:rFonts w:hint="eastAsia"/>
        </w:rPr>
        <w:t>且</w:t>
      </w:r>
      <w:del w:id="2383" w:author="智绘未来专利代理" w:date="2021-09-03T17:45:00Z">
        <w:r>
          <w:rPr>
            <w:rFonts w:ascii="Cambria Math" w:hAnsi="Cambria Math"/>
            <w:color w:val="000000" w:themeColor="text1"/>
            <w:szCs w:val="24"/>
          </w:rPr>
          <w:delText>m=m1</w:delText>
        </w:r>
      </w:del>
      <m:oMath>
        <m:r>
          <w:ins w:id="2384" w:author="智绘未来专利代理" w:date="2021-09-03T17:45:00Z">
            <w:rPr>
              <w:rFonts w:ascii="Cambria Math" w:hAnsi="Cambria Math"/>
            </w:rPr>
            <m:t>m</m:t>
          </w:ins>
        </m:r>
        <m:r>
          <w:ins w:id="2385" w:author="智绘未来专利代理" w:date="2021-09-03T17:45:00Z">
            <m:rPr>
              <m:sty m:val="p"/>
            </m:rPr>
            <w:rPr>
              <w:rFonts w:ascii="Cambria Math" w:hAnsi="Cambria Math"/>
            </w:rPr>
            <m:t>=</m:t>
          </w:ins>
        </m:r>
        <m:sSub>
          <m:sSubPr>
            <m:ctrlPr>
              <w:ins w:id="2386" w:author="智绘未来专利代理" w:date="2021-09-03T17:45:00Z">
                <w:rPr>
                  <w:rFonts w:ascii="Cambria Math" w:hAnsi="Cambria Math"/>
                </w:rPr>
              </w:ins>
            </m:ctrlPr>
          </m:sSubPr>
          <m:e>
            <m:r>
              <w:ins w:id="2387" w:author="智绘未来专利代理" w:date="2021-09-03T17:45:00Z">
                <w:rPr>
                  <w:rFonts w:ascii="Cambria Math" w:hAnsi="Cambria Math"/>
                </w:rPr>
                <m:t>m</m:t>
              </w:ins>
            </m:r>
          </m:e>
          <m:sub>
            <m:r>
              <w:ins w:id="2388" w:author="智绘未来专利代理" w:date="2021-09-03T17:45:00Z">
                <m:rPr>
                  <m:sty m:val="p"/>
                </m:rPr>
                <w:rPr>
                  <w:rFonts w:ascii="Cambria Math" w:hAnsi="Cambria Math"/>
                </w:rPr>
                <m:t>1</m:t>
              </w:ins>
            </m:r>
          </m:sub>
        </m:sSub>
      </m:oMath>
      <w:r w:rsidR="00787F7D" w:rsidRPr="009B1CC0">
        <w:rPr>
          <w:rFonts w:hint="eastAsia"/>
        </w:rPr>
        <w:t>时，</w:t>
      </w:r>
      <w:del w:id="2389" w:author="智绘未来专利代理" w:date="2021-09-03T17:45:00Z">
        <w:r>
          <w:rPr>
            <w:rFonts w:hint="eastAsia"/>
            <w:color w:val="000000" w:themeColor="text1"/>
            <w:lang w:bidi="en-US"/>
          </w:rPr>
          <w:delText>进入步骤</w:delText>
        </w:r>
        <w:r>
          <w:rPr>
            <w:color w:val="000000" w:themeColor="text1"/>
            <w:lang w:bidi="en-US"/>
          </w:rPr>
          <w:delText>21</w:delText>
        </w:r>
        <w:r>
          <w:rPr>
            <w:rFonts w:hint="eastAsia"/>
            <w:color w:val="000000" w:themeColor="text1"/>
            <w:lang w:bidi="en-US"/>
          </w:rPr>
          <w:delText>，否则进入步骤</w:delText>
        </w:r>
        <w:r>
          <w:rPr>
            <w:color w:val="000000" w:themeColor="text1"/>
            <w:lang w:bidi="en-US"/>
          </w:rPr>
          <w:delText>22</w:delText>
        </w:r>
        <w:r>
          <w:rPr>
            <w:rFonts w:hint="eastAsia"/>
            <w:color w:val="000000" w:themeColor="text1"/>
            <w:lang w:bidi="en-US"/>
          </w:rPr>
          <w:delText>；</w:delText>
        </w:r>
      </w:del>
    </w:p>
    <w:p w14:paraId="0F6132E2" w14:textId="3F378566" w:rsidR="0042417A" w:rsidRDefault="0043536A" w:rsidP="002A7E6F">
      <w:pPr>
        <w:pStyle w:val="00"/>
        <w:ind w:firstLine="480"/>
        <w:rPr>
          <w:color w:val="000000" w:themeColor="text1"/>
          <w:lang w:bidi="en-US"/>
        </w:rPr>
      </w:pPr>
      <w:del w:id="2390" w:author="智绘未来专利代理" w:date="2021-09-03T17:45:00Z">
        <w:r>
          <w:rPr>
            <w:rFonts w:hint="eastAsia"/>
            <w:color w:val="000000" w:themeColor="text1"/>
            <w:lang w:bidi="en-US"/>
          </w:rPr>
          <w:delText>步骤</w:delText>
        </w:r>
        <w:r>
          <w:rPr>
            <w:color w:val="000000" w:themeColor="text1"/>
            <w:lang w:bidi="en-US"/>
          </w:rPr>
          <w:delText>21</w:delText>
        </w:r>
        <w:r>
          <w:rPr>
            <w:rFonts w:hint="eastAsia"/>
            <w:color w:val="000000" w:themeColor="text1"/>
            <w:lang w:bidi="en-US"/>
          </w:rPr>
          <w:delText>，</w:delText>
        </w:r>
      </w:del>
      <w:r w:rsidR="00787F7D" w:rsidRPr="009B1CC0">
        <w:t>故障点在第</w:t>
      </w:r>
      <w:del w:id="2391" w:author="智绘未来专利代理" w:date="2021-09-03T17:45:00Z">
        <w:r>
          <w:rPr>
            <w:rFonts w:cs="Times New Roman"/>
            <w:color w:val="000000" w:themeColor="text1"/>
            <w:kern w:val="0"/>
            <w:szCs w:val="24"/>
            <w:lang w:val="zh-CN"/>
          </w:rPr>
          <w:delText>m</w:delText>
        </w:r>
        <w:r>
          <w:rPr>
            <w:rFonts w:cs="Times New Roman"/>
            <w:color w:val="000000" w:themeColor="text1"/>
            <w:kern w:val="0"/>
            <w:szCs w:val="24"/>
            <w:vertAlign w:val="subscript"/>
            <w:lang w:val="zh-CN"/>
          </w:rPr>
          <w:delText>1</w:delText>
        </w:r>
      </w:del>
      <m:oMath>
        <m:sSub>
          <m:sSubPr>
            <m:ctrlPr>
              <w:ins w:id="2392" w:author="智绘未来专利代理" w:date="2021-09-03T17:45:00Z">
                <w:rPr>
                  <w:rFonts w:ascii="Cambria Math" w:hAnsi="Cambria Math"/>
                  <w:i/>
                </w:rPr>
              </w:ins>
            </m:ctrlPr>
          </m:sSubPr>
          <m:e>
            <m:r>
              <w:ins w:id="2393" w:author="智绘未来专利代理" w:date="2021-09-03T17:45:00Z">
                <w:rPr>
                  <w:rFonts w:ascii="Cambria Math" w:hAnsi="Cambria Math"/>
                </w:rPr>
                <m:t>m</m:t>
              </w:ins>
            </m:r>
          </m:e>
          <m:sub>
            <m:r>
              <w:ins w:id="2394" w:author="智绘未来专利代理" w:date="2021-09-03T17:45:00Z">
                <w:rPr>
                  <w:rFonts w:ascii="Cambria Math" w:hAnsi="Cambria Math"/>
                </w:rPr>
                <m:t>1</m:t>
              </w:ins>
            </m:r>
          </m:sub>
        </m:sSub>
      </m:oMath>
      <w:r w:rsidR="00787F7D" w:rsidRPr="009B1CC0">
        <w:t>号</w:t>
      </w:r>
      <w:r w:rsidR="00787F7D" w:rsidRPr="009B1CC0">
        <w:t>T</w:t>
      </w:r>
      <w:r w:rsidR="00787F7D" w:rsidRPr="009B1CC0">
        <w:t>节点和第</w:t>
      </w:r>
      <w:del w:id="2395" w:author="智绘未来专利代理" w:date="2021-09-03T17:45:00Z">
        <w:r>
          <w:rPr>
            <w:rFonts w:cs="Times New Roman"/>
            <w:color w:val="000000" w:themeColor="text1"/>
            <w:kern w:val="0"/>
            <w:szCs w:val="24"/>
            <w:lang w:val="zh-CN"/>
          </w:rPr>
          <w:delText>m</w:delText>
        </w:r>
        <w:r>
          <w:rPr>
            <w:rFonts w:cs="Times New Roman"/>
            <w:color w:val="000000" w:themeColor="text1"/>
            <w:kern w:val="0"/>
            <w:szCs w:val="24"/>
            <w:vertAlign w:val="subscript"/>
            <w:lang w:val="zh-CN"/>
          </w:rPr>
          <w:delText>1</w:delText>
        </w:r>
        <w:r>
          <w:rPr>
            <w:rFonts w:cs="Times New Roman"/>
            <w:color w:val="000000" w:themeColor="text1"/>
            <w:kern w:val="0"/>
            <w:szCs w:val="24"/>
            <w:lang w:val="zh-CN"/>
          </w:rPr>
          <w:delText>+1</w:delText>
        </w:r>
      </w:del>
      <m:oMath>
        <m:sSub>
          <m:sSubPr>
            <m:ctrlPr>
              <w:ins w:id="2396" w:author="智绘未来专利代理" w:date="2021-09-03T17:45:00Z">
                <w:rPr>
                  <w:rFonts w:ascii="Cambria Math" w:hAnsi="Cambria Math"/>
                  <w:i/>
                </w:rPr>
              </w:ins>
            </m:ctrlPr>
          </m:sSubPr>
          <m:e>
            <m:r>
              <w:ins w:id="2397" w:author="智绘未来专利代理" w:date="2021-09-03T17:45:00Z">
                <w:rPr>
                  <w:rFonts w:ascii="Cambria Math" w:hAnsi="Cambria Math"/>
                </w:rPr>
                <m:t>m</m:t>
              </w:ins>
            </m:r>
          </m:e>
          <m:sub>
            <m:r>
              <w:ins w:id="2398" w:author="智绘未来专利代理" w:date="2021-09-03T17:45:00Z">
                <w:rPr>
                  <w:rFonts w:ascii="Cambria Math" w:hAnsi="Cambria Math"/>
                </w:rPr>
                <m:t>1</m:t>
              </w:ins>
            </m:r>
          </m:sub>
        </m:sSub>
        <m:r>
          <w:ins w:id="2399" w:author="智绘未来专利代理" w:date="2021-09-03T17:45:00Z">
            <w:rPr>
              <w:rFonts w:ascii="Cambria Math" w:hAnsi="Cambria Math"/>
            </w:rPr>
            <m:t>+1</m:t>
          </w:ins>
        </m:r>
      </m:oMath>
      <w:r w:rsidR="00787F7D" w:rsidRPr="009B1CC0">
        <w:t>号</w:t>
      </w:r>
      <w:r w:rsidR="00787F7D" w:rsidRPr="009B1CC0">
        <w:t>T</w:t>
      </w:r>
      <w:r w:rsidR="00787F7D" w:rsidRPr="009B1CC0">
        <w:t>节点之间</w:t>
      </w:r>
      <w:r w:rsidR="00787F7D" w:rsidRPr="009B1CC0">
        <w:rPr>
          <w:rFonts w:hint="eastAsia"/>
        </w:rPr>
        <w:t>，即故障点在</w:t>
      </w:r>
      <m:oMath>
        <m:sSub>
          <m:sSubPr>
            <m:ctrlPr>
              <w:del w:id="2400" w:author="智绘未来专利代理" w:date="2021-09-03T17:45:00Z">
                <w:rPr>
                  <w:rFonts w:ascii="Cambria Math" w:hAnsi="Cambria Math"/>
                  <w:iCs/>
                  <w:color w:val="000000" w:themeColor="text1"/>
                  <w:szCs w:val="24"/>
                </w:rPr>
              </w:del>
            </m:ctrlPr>
          </m:sSubPr>
          <m:e>
            <m:r>
              <w:del w:id="2401" w:author="智绘未来专利代理" w:date="2021-09-03T17:45:00Z">
                <m:rPr>
                  <m:sty m:val="p"/>
                </m:rPr>
                <w:rPr>
                  <w:rFonts w:ascii="Cambria Math" w:hAnsi="Cambria Math"/>
                  <w:color w:val="000000" w:themeColor="text1"/>
                  <w:szCs w:val="24"/>
                </w:rPr>
                <m:t>FTT</m:t>
              </w:del>
            </m:r>
          </m:e>
          <m:sub>
            <m:r>
              <w:del w:id="2402" w:author="智绘未来专利代理" w:date="2021-09-03T17:45:00Z">
                <m:rPr>
                  <m:sty m:val="p"/>
                </m:rPr>
                <w:rPr>
                  <w:rFonts w:ascii="Cambria Math" w:hAnsi="Cambria Math"/>
                  <w:color w:val="000000" w:themeColor="text1"/>
                  <w:szCs w:val="24"/>
                </w:rPr>
                <m:t>m1</m:t>
              </w:del>
            </m:r>
          </m:sub>
        </m:sSub>
        <m:sSub>
          <m:sSubPr>
            <m:ctrlPr>
              <w:ins w:id="2403" w:author="智绘未来专利代理" w:date="2021-09-03T17:45:00Z">
                <w:rPr>
                  <w:rFonts w:ascii="Cambria Math" w:hAnsi="Cambria Math"/>
                  <w:iCs/>
                </w:rPr>
              </w:ins>
            </m:ctrlPr>
          </m:sSubPr>
          <m:e>
            <m:r>
              <w:ins w:id="2404" w:author="智绘未来专利代理" w:date="2021-09-03T17:45:00Z">
                <w:rPr>
                  <w:rFonts w:ascii="Cambria Math" w:hAnsi="Cambria Math"/>
                </w:rPr>
                <m:t>FTT</m:t>
              </w:ins>
            </m:r>
          </m:e>
          <m:sub>
            <m:r>
              <w:ins w:id="2405" w:author="智绘未来专利代理" w:date="2021-09-03T17:45:00Z">
                <w:rPr>
                  <w:rFonts w:ascii="Cambria Math" w:hAnsi="Cambria Math"/>
                </w:rPr>
                <m:t>m</m:t>
              </w:ins>
            </m:r>
            <m:r>
              <w:ins w:id="2406" w:author="智绘未来专利代理" w:date="2021-09-03T17:45:00Z">
                <m:rPr>
                  <m:sty m:val="p"/>
                </m:rPr>
                <w:rPr>
                  <w:rFonts w:ascii="Cambria Math" w:hAnsi="Cambria Math"/>
                </w:rPr>
                <m:t>1</m:t>
              </w:ins>
            </m:r>
          </m:sub>
        </m:sSub>
      </m:oMath>
      <w:r w:rsidR="00787F7D" w:rsidRPr="009B1CC0">
        <w:rPr>
          <w:rFonts w:hint="eastAsia"/>
        </w:rPr>
        <w:t>位置</w:t>
      </w:r>
      <w:r w:rsidR="00C32303" w:rsidRPr="009B1CC0">
        <w:rPr>
          <w:rFonts w:hint="eastAsia"/>
        </w:rPr>
        <w:t>，进入步骤</w:t>
      </w:r>
      <w:del w:id="2407" w:author="智绘未来专利代理" w:date="2021-09-03T17:45:00Z">
        <w:r>
          <w:rPr>
            <w:color w:val="000000" w:themeColor="text1"/>
            <w:lang w:bidi="en-US"/>
          </w:rPr>
          <w:delText>29</w:delText>
        </w:r>
      </w:del>
      <w:ins w:id="2408" w:author="智绘未来专利代理" w:date="2021-09-03T17:45:00Z">
        <w:r w:rsidR="0028763F">
          <w:rPr>
            <w:rFonts w:cs="Times New Roman" w:hint="eastAsia"/>
            <w:color w:val="000000" w:themeColor="text1"/>
            <w:lang w:bidi="en-US"/>
          </w:rPr>
          <w:t>（</w:t>
        </w:r>
        <w:r w:rsidR="0028763F">
          <w:rPr>
            <w:rFonts w:cs="Times New Roman" w:hint="eastAsia"/>
            <w:color w:val="000000" w:themeColor="text1"/>
            <w:lang w:bidi="en-US"/>
          </w:rPr>
          <w:t>5</w:t>
        </w:r>
        <w:r w:rsidR="0028763F">
          <w:rPr>
            <w:rFonts w:cs="Times New Roman" w:hint="eastAsia"/>
            <w:color w:val="000000" w:themeColor="text1"/>
            <w:lang w:bidi="en-US"/>
          </w:rPr>
          <w:t>）</w:t>
        </w:r>
        <w:r w:rsidR="00787F7D" w:rsidRPr="00595B92">
          <w:rPr>
            <w:rFonts w:hint="eastAsia"/>
          </w:rPr>
          <w:t>；</w:t>
        </w:r>
        <w:r w:rsidR="00A82618" w:rsidRPr="00A82618">
          <w:rPr>
            <w:rFonts w:hint="eastAsia"/>
          </w:rPr>
          <w:t>判断</w:t>
        </w:r>
        <w:r w:rsidR="00A82618" w:rsidRPr="00A82618">
          <w:rPr>
            <w:rFonts w:hint="eastAsia"/>
          </w:rPr>
          <w:t>m&gt;1</w:t>
        </w:r>
        <w:r w:rsidR="00A82618" w:rsidRPr="00A82618">
          <w:rPr>
            <w:rFonts w:hint="eastAsia"/>
          </w:rPr>
          <w:t>且</w:t>
        </w:r>
        <w:r w:rsidR="00A82618" w:rsidRPr="00A82618">
          <w:rPr>
            <w:rFonts w:hint="eastAsia"/>
          </w:rPr>
          <w:t>m</w:t>
        </w:r>
        <w:r w:rsidR="00A82618" w:rsidRPr="00A82618">
          <w:rPr>
            <w:rFonts w:hint="eastAsia"/>
          </w:rPr>
          <w:t>≠</w:t>
        </w:r>
        <w:r w:rsidR="00A82618" w:rsidRPr="00A82618">
          <w:rPr>
            <w:rFonts w:hint="eastAsia"/>
          </w:rPr>
          <w:t>m1</w:t>
        </w:r>
        <w:r w:rsidR="00A82618" w:rsidRPr="00A82618">
          <w:rPr>
            <w:rFonts w:hint="eastAsia"/>
          </w:rPr>
          <w:t>时，两端</w:t>
        </w:r>
        <w:r w:rsidR="00A82618" w:rsidRPr="00A82618">
          <w:rPr>
            <w:rFonts w:hint="eastAsia"/>
          </w:rPr>
          <w:t>T</w:t>
        </w:r>
        <w:r w:rsidR="00A82618" w:rsidRPr="00A82618">
          <w:rPr>
            <w:rFonts w:hint="eastAsia"/>
          </w:rPr>
          <w:t>节点序号设为</w:t>
        </w:r>
      </w:ins>
      <m:oMath>
        <m:sSub>
          <m:sSubPr>
            <m:ctrlPr>
              <w:ins w:id="2409" w:author="智绘未来专利代理" w:date="2021-09-03T17:45:00Z">
                <w:rPr>
                  <w:rFonts w:ascii="Cambria Math" w:hAnsi="Cambria Math"/>
                  <w:i/>
                </w:rPr>
              </w:ins>
            </m:ctrlPr>
          </m:sSubPr>
          <m:e>
            <m:r>
              <w:ins w:id="2410" w:author="智绘未来专利代理" w:date="2021-09-03T17:45:00Z">
                <w:rPr>
                  <w:rFonts w:ascii="Cambria Math" w:hAnsi="Cambria Math" w:hint="eastAsia"/>
                </w:rPr>
                <m:t>m</m:t>
              </w:ins>
            </m:r>
            <m:ctrlPr>
              <w:ins w:id="2411" w:author="智绘未来专利代理" w:date="2021-09-03T17:45:00Z">
                <w:rPr>
                  <w:rFonts w:ascii="Cambria Math" w:hAnsi="Cambria Math" w:hint="eastAsia"/>
                  <w:i/>
                </w:rPr>
              </w:ins>
            </m:ctrlPr>
          </m:e>
          <m:sub>
            <m:r>
              <w:ins w:id="2412" w:author="智绘未来专利代理" w:date="2021-09-03T17:45:00Z">
                <w:rPr>
                  <w:rFonts w:ascii="Cambria Math" w:hAnsi="Cambria Math" w:hint="eastAsia"/>
                </w:rPr>
                <m:t>1</m:t>
              </w:ins>
            </m:r>
          </m:sub>
        </m:sSub>
        <m:r>
          <w:ins w:id="2413" w:author="智绘未来专利代理" w:date="2021-09-03T17:45:00Z">
            <w:rPr>
              <w:rFonts w:ascii="Cambria Math" w:hAnsi="Cambria Math" w:hint="eastAsia"/>
            </w:rPr>
            <m:t>=</m:t>
          </w:ins>
        </m:r>
        <m:sSub>
          <m:sSubPr>
            <m:ctrlPr>
              <w:ins w:id="2414" w:author="智绘未来专利代理" w:date="2021-09-03T17:45:00Z">
                <w:rPr>
                  <w:rFonts w:ascii="Cambria Math" w:hAnsi="Cambria Math"/>
                  <w:i/>
                </w:rPr>
              </w:ins>
            </m:ctrlPr>
          </m:sSubPr>
          <m:e>
            <m:r>
              <w:ins w:id="2415" w:author="智绘未来专利代理" w:date="2021-09-03T17:45:00Z">
                <w:rPr>
                  <w:rFonts w:ascii="Cambria Math" w:hAnsi="Cambria Math" w:hint="eastAsia"/>
                </w:rPr>
                <m:t>m</m:t>
              </w:ins>
            </m:r>
            <m:ctrlPr>
              <w:ins w:id="2416" w:author="智绘未来专利代理" w:date="2021-09-03T17:45:00Z">
                <w:rPr>
                  <w:rFonts w:ascii="Cambria Math" w:hAnsi="Cambria Math" w:hint="eastAsia"/>
                  <w:i/>
                </w:rPr>
              </w:ins>
            </m:ctrlPr>
          </m:e>
          <m:sub>
            <m:r>
              <w:ins w:id="2417" w:author="智绘未来专利代理" w:date="2021-09-03T17:45:00Z">
                <w:rPr>
                  <w:rFonts w:ascii="Cambria Math" w:hAnsi="Cambria Math" w:hint="eastAsia"/>
                </w:rPr>
                <m:t>1</m:t>
              </w:ins>
            </m:r>
          </m:sub>
        </m:sSub>
      </m:oMath>
      <w:ins w:id="2418" w:author="智绘未来专利代理" w:date="2021-09-03T17:45:00Z">
        <w:r w:rsidR="00A82618" w:rsidRPr="00A82618">
          <w:rPr>
            <w:rFonts w:hint="eastAsia"/>
          </w:rPr>
          <w:t>，</w:t>
        </w:r>
      </w:ins>
      <m:oMath>
        <m:sSub>
          <m:sSubPr>
            <m:ctrlPr>
              <w:ins w:id="2419" w:author="智绘未来专利代理" w:date="2021-09-03T17:45:00Z">
                <w:rPr>
                  <w:rFonts w:ascii="Cambria Math" w:hAnsi="Cambria Math"/>
                  <w:i/>
                </w:rPr>
              </w:ins>
            </m:ctrlPr>
          </m:sSubPr>
          <m:e>
            <m:r>
              <w:ins w:id="2420" w:author="智绘未来专利代理" w:date="2021-09-03T17:45:00Z">
                <w:rPr>
                  <w:rFonts w:ascii="Cambria Math" w:hAnsi="Cambria Math" w:hint="eastAsia"/>
                </w:rPr>
                <m:t>m</m:t>
              </w:ins>
            </m:r>
            <m:ctrlPr>
              <w:ins w:id="2421" w:author="智绘未来专利代理" w:date="2021-09-03T17:45:00Z">
                <w:rPr>
                  <w:rFonts w:ascii="Cambria Math" w:hAnsi="Cambria Math" w:hint="eastAsia"/>
                  <w:i/>
                </w:rPr>
              </w:ins>
            </m:ctrlPr>
          </m:e>
          <m:sub>
            <m:r>
              <w:ins w:id="2422" w:author="智绘未来专利代理" w:date="2021-09-03T17:45:00Z">
                <w:rPr>
                  <w:rFonts w:ascii="Cambria Math" w:hAnsi="Cambria Math" w:hint="eastAsia"/>
                </w:rPr>
                <m:t>2</m:t>
              </w:ins>
            </m:r>
          </m:sub>
        </m:sSub>
        <m:r>
          <w:ins w:id="2423" w:author="智绘未来专利代理" w:date="2021-09-03T17:45:00Z">
            <w:rPr>
              <w:rFonts w:ascii="Cambria Math" w:hAnsi="Cambria Math" w:hint="eastAsia"/>
            </w:rPr>
            <m:t>=m</m:t>
          </w:ins>
        </m:r>
        <m:r>
          <w:ins w:id="2424" w:author="智绘未来专利代理" w:date="2021-09-03T17:45:00Z">
            <w:rPr>
              <w:rFonts w:ascii="微软雅黑" w:eastAsia="微软雅黑" w:hAnsi="微软雅黑" w:cs="微软雅黑" w:hint="eastAsia"/>
            </w:rPr>
            <m:t>-</m:t>
          </w:ins>
        </m:r>
        <m:r>
          <w:ins w:id="2425" w:author="智绘未来专利代理" w:date="2021-09-03T17:45:00Z">
            <w:rPr>
              <w:rFonts w:ascii="Cambria Math" w:hAnsi="Cambria Math" w:hint="eastAsia"/>
            </w:rPr>
            <m:t>1</m:t>
          </w:ins>
        </m:r>
      </m:oMath>
      <w:ins w:id="2426" w:author="智绘未来专利代理" w:date="2021-09-03T17:45:00Z">
        <w:r w:rsidR="00A82618" w:rsidRPr="00A82618">
          <w:rPr>
            <w:rFonts w:hint="eastAsia"/>
          </w:rPr>
          <w:t>，返回</w:t>
        </w:r>
        <w:r w:rsidR="00A82618">
          <w:rPr>
            <w:rFonts w:hint="eastAsia"/>
          </w:rPr>
          <w:t>步骤（</w:t>
        </w:r>
        <w:r w:rsidR="00A82618">
          <w:rPr>
            <w:rFonts w:hint="eastAsia"/>
          </w:rPr>
          <w:t>4</w:t>
        </w:r>
        <w:r w:rsidR="00A82618">
          <w:t>.2</w:t>
        </w:r>
        <w:r w:rsidR="00A82618">
          <w:rPr>
            <w:rFonts w:hint="eastAsia"/>
          </w:rPr>
          <w:t>）</w:t>
        </w:r>
      </w:ins>
      <w:r w:rsidR="0012159C" w:rsidRPr="009B1CC0">
        <w:rPr>
          <w:rFonts w:hint="eastAsia"/>
        </w:rPr>
        <w:t>；</w:t>
      </w:r>
    </w:p>
    <w:p w14:paraId="5005765E" w14:textId="77777777" w:rsidR="00190AAD" w:rsidRDefault="0043536A">
      <w:pPr>
        <w:pStyle w:val="00"/>
        <w:ind w:firstLine="480"/>
        <w:rPr>
          <w:del w:id="2427" w:author="智绘未来专利代理" w:date="2021-09-03T17:45:00Z"/>
          <w:color w:val="000000" w:themeColor="text1"/>
          <w:lang w:bidi="en-US"/>
        </w:rPr>
      </w:pPr>
      <w:del w:id="2428" w:author="智绘未来专利代理" w:date="2021-09-03T17:45:00Z">
        <w:r>
          <w:rPr>
            <w:rFonts w:hint="eastAsia"/>
            <w:color w:val="000000" w:themeColor="text1"/>
            <w:lang w:bidi="en-US"/>
          </w:rPr>
          <w:delText>步骤</w:delText>
        </w:r>
        <w:r>
          <w:rPr>
            <w:color w:val="000000" w:themeColor="text1"/>
            <w:lang w:bidi="en-US"/>
          </w:rPr>
          <w:delText>22</w:delText>
        </w:r>
        <w:r>
          <w:rPr>
            <w:rFonts w:hint="eastAsia"/>
            <w:color w:val="000000" w:themeColor="text1"/>
            <w:lang w:bidi="en-US"/>
          </w:rPr>
          <w:delText>，判断</w:delText>
        </w:r>
        <w:r>
          <w:rPr>
            <w:rFonts w:ascii="Cambria Math" w:hAnsi="Cambria Math"/>
            <w:color w:val="000000" w:themeColor="text1"/>
            <w:szCs w:val="24"/>
          </w:rPr>
          <w:delText>m&gt;1</w:delText>
        </w:r>
        <w:r>
          <w:rPr>
            <w:rFonts w:ascii="Cambria Math" w:hAnsi="Cambria Math" w:hint="eastAsia"/>
            <w:color w:val="000000" w:themeColor="text1"/>
            <w:szCs w:val="24"/>
          </w:rPr>
          <w:delText>且</w:delText>
        </w:r>
        <w:r>
          <w:rPr>
            <w:rFonts w:ascii="Cambria Math" w:hAnsi="Cambria Math"/>
            <w:color w:val="000000" w:themeColor="text1"/>
            <w:szCs w:val="24"/>
          </w:rPr>
          <w:delText>m</w:delText>
        </w:r>
      </w:del>
      <m:oMath>
        <m:r>
          <w:del w:id="2429" w:author="智绘未来专利代理" w:date="2021-09-03T17:45:00Z">
            <w:rPr>
              <w:rFonts w:ascii="Cambria Math" w:hAnsi="Cambria Math"/>
              <w:color w:val="000000" w:themeColor="text1"/>
              <w:szCs w:val="24"/>
            </w:rPr>
            <m:t>≠</m:t>
          </w:del>
        </m:r>
      </m:oMath>
      <w:del w:id="2430" w:author="智绘未来专利代理" w:date="2021-09-03T17:45:00Z">
        <w:r>
          <w:rPr>
            <w:rFonts w:ascii="Cambria Math" w:hAnsi="Cambria Math"/>
            <w:color w:val="000000" w:themeColor="text1"/>
            <w:szCs w:val="24"/>
          </w:rPr>
          <w:delText>m1</w:delText>
        </w:r>
        <w:r>
          <w:rPr>
            <w:rFonts w:ascii="Cambria Math" w:hAnsi="Cambria Math" w:hint="eastAsia"/>
            <w:color w:val="000000" w:themeColor="text1"/>
            <w:szCs w:val="24"/>
          </w:rPr>
          <w:delText>时，</w:delText>
        </w:r>
        <w:r>
          <w:rPr>
            <w:rFonts w:hint="eastAsia"/>
            <w:color w:val="000000" w:themeColor="text1"/>
            <w:szCs w:val="24"/>
          </w:rPr>
          <w:delText>两端</w:delText>
        </w:r>
        <w:r>
          <w:rPr>
            <w:rFonts w:hint="eastAsia"/>
            <w:color w:val="000000" w:themeColor="text1"/>
            <w:szCs w:val="24"/>
          </w:rPr>
          <w:delText>T</w:delText>
        </w:r>
        <w:r>
          <w:rPr>
            <w:rFonts w:hint="eastAsia"/>
            <w:color w:val="000000" w:themeColor="text1"/>
            <w:szCs w:val="24"/>
          </w:rPr>
          <w:delText>节点序号设为</w:delText>
        </w:r>
        <w:r>
          <w:rPr>
            <w:color w:val="000000" w:themeColor="text1"/>
            <w:szCs w:val="24"/>
          </w:rPr>
          <w:delText>m1=m1</w:delText>
        </w:r>
        <w:r>
          <w:rPr>
            <w:rFonts w:hint="eastAsia"/>
            <w:color w:val="000000" w:themeColor="text1"/>
            <w:szCs w:val="24"/>
          </w:rPr>
          <w:delText>，</w:delText>
        </w:r>
        <w:r>
          <w:rPr>
            <w:rFonts w:hint="eastAsia"/>
            <w:color w:val="000000" w:themeColor="text1"/>
            <w:szCs w:val="24"/>
          </w:rPr>
          <w:delText>m</w:delText>
        </w:r>
        <w:r>
          <w:rPr>
            <w:color w:val="000000" w:themeColor="text1"/>
            <w:szCs w:val="24"/>
          </w:rPr>
          <w:delText>2=m-1</w:delText>
        </w:r>
        <w:r>
          <w:rPr>
            <w:rFonts w:hint="eastAsia"/>
            <w:color w:val="000000" w:themeColor="text1"/>
            <w:szCs w:val="24"/>
          </w:rPr>
          <w:delText>，返回到</w:delText>
        </w:r>
        <w:r>
          <w:rPr>
            <w:rFonts w:hint="eastAsia"/>
            <w:color w:val="000000" w:themeColor="text1"/>
            <w:lang w:bidi="en-US"/>
          </w:rPr>
          <w:delText>步骤</w:delText>
        </w:r>
        <w:r>
          <w:rPr>
            <w:color w:val="000000" w:themeColor="text1"/>
            <w:lang w:bidi="en-US"/>
          </w:rPr>
          <w:delText>12</w:delText>
        </w:r>
        <w:r>
          <w:rPr>
            <w:rFonts w:hint="eastAsia"/>
            <w:color w:val="000000" w:themeColor="text1"/>
            <w:lang w:bidi="en-US"/>
          </w:rPr>
          <w:delText>；</w:delText>
        </w:r>
      </w:del>
    </w:p>
    <w:p w14:paraId="7C9AC598" w14:textId="77777777" w:rsidR="00190AAD" w:rsidRDefault="0043536A">
      <w:pPr>
        <w:pStyle w:val="00"/>
        <w:ind w:firstLine="480"/>
        <w:rPr>
          <w:del w:id="2431" w:author="智绘未来专利代理" w:date="2021-09-03T17:45:00Z"/>
          <w:color w:val="000000" w:themeColor="text1"/>
          <w:lang w:bidi="en-US"/>
        </w:rPr>
      </w:pPr>
      <w:del w:id="2432" w:author="智绘未来专利代理" w:date="2021-09-03T17:45:00Z">
        <w:r>
          <w:rPr>
            <w:rFonts w:hint="eastAsia"/>
            <w:color w:val="000000" w:themeColor="text1"/>
            <w:lang w:bidi="en-US"/>
          </w:rPr>
          <w:delText>步骤</w:delText>
        </w:r>
        <w:r>
          <w:rPr>
            <w:color w:val="000000" w:themeColor="text1"/>
            <w:lang w:bidi="en-US"/>
          </w:rPr>
          <w:delText>23</w:delText>
        </w:r>
        <w:r>
          <w:rPr>
            <w:rFonts w:hint="eastAsia"/>
            <w:color w:val="000000" w:themeColor="text1"/>
            <w:lang w:bidi="en-US"/>
          </w:rPr>
          <w:delText>，</w:delText>
        </w:r>
      </w:del>
      <m:oMath>
        <m:r>
          <w:del w:id="2433" w:author="智绘未来专利代理" w:date="2021-09-03T17:45:00Z">
            <m:rPr>
              <m:sty m:val="p"/>
            </m:rPr>
            <w:rPr>
              <w:rFonts w:ascii="Cambria Math" w:hAnsi="Cambria Math"/>
              <w:color w:val="000000" w:themeColor="text1"/>
              <w:szCs w:val="24"/>
            </w:rPr>
            <m:t xml:space="preserve"> ∆</m:t>
          </w:del>
        </m:r>
        <m:sSub>
          <m:sSubPr>
            <m:ctrlPr>
              <w:del w:id="2434" w:author="智绘未来专利代理" w:date="2021-09-03T17:45:00Z">
                <w:rPr>
                  <w:rFonts w:ascii="Cambria Math" w:eastAsia="Cambria Math" w:hAnsi="Cambria Math"/>
                  <w:color w:val="000000" w:themeColor="text1"/>
                  <w:szCs w:val="24"/>
                </w:rPr>
              </w:del>
            </m:ctrlPr>
          </m:sSubPr>
          <m:e>
            <m:acc>
              <m:accPr>
                <m:chr m:val="̇"/>
                <m:ctrlPr>
                  <w:del w:id="2435" w:author="智绘未来专利代理" w:date="2021-09-03T17:45:00Z">
                    <w:rPr>
                      <w:rFonts w:ascii="Cambria Math" w:eastAsia="Cambria Math" w:hAnsi="Cambria Math"/>
                      <w:color w:val="000000" w:themeColor="text1"/>
                      <w:szCs w:val="24"/>
                    </w:rPr>
                  </w:del>
                </m:ctrlPr>
              </m:accPr>
              <m:e>
                <m:r>
                  <w:del w:id="2436" w:author="智绘未来专利代理" w:date="2021-09-03T17:45:00Z">
                    <w:rPr>
                      <w:rFonts w:ascii="Cambria Math" w:hAnsi="Cambria Math"/>
                      <w:color w:val="000000" w:themeColor="text1"/>
                      <w:szCs w:val="24"/>
                    </w:rPr>
                    <m:t>U</m:t>
                  </w:del>
                </m:r>
              </m:e>
            </m:acc>
          </m:e>
          <m:sub>
            <m:r>
              <w:del w:id="2437" w:author="智绘未来专利代理" w:date="2021-09-03T17:45:00Z">
                <w:rPr>
                  <w:rFonts w:ascii="Cambria Math" w:hAnsi="Cambria Math"/>
                  <w:color w:val="000000" w:themeColor="text1"/>
                  <w:szCs w:val="24"/>
                </w:rPr>
                <m:t>01</m:t>
              </w:del>
            </m:r>
          </m:sub>
        </m:sSub>
      </m:oMath>
      <w:del w:id="2438" w:author="智绘未来专利代理" w:date="2021-09-03T17:45:00Z">
        <w:r>
          <w:rPr>
            <w:rFonts w:hint="eastAsia"/>
            <w:color w:val="000000" w:themeColor="text1"/>
            <w:lang w:bidi="en-US"/>
          </w:rPr>
          <w:delText>为最小，进入步骤</w:delText>
        </w:r>
        <w:r>
          <w:rPr>
            <w:color w:val="000000" w:themeColor="text1"/>
            <w:lang w:bidi="en-US"/>
          </w:rPr>
          <w:delText>24</w:delText>
        </w:r>
        <w:r>
          <w:rPr>
            <w:rFonts w:hint="eastAsia"/>
            <w:color w:val="000000" w:themeColor="text1"/>
            <w:lang w:bidi="en-US"/>
          </w:rPr>
          <w:delText>；</w:delText>
        </w:r>
      </w:del>
    </w:p>
    <w:p w14:paraId="5768BDEA" w14:textId="77777777" w:rsidR="00190AAD" w:rsidRDefault="0043536A">
      <w:pPr>
        <w:pStyle w:val="00"/>
        <w:ind w:firstLine="480"/>
        <w:rPr>
          <w:del w:id="2439" w:author="智绘未来专利代理" w:date="2021-09-03T17:45:00Z"/>
          <w:color w:val="000000" w:themeColor="text1"/>
          <w:lang w:bidi="en-US"/>
        </w:rPr>
      </w:pPr>
      <w:del w:id="2440" w:author="智绘未来专利代理" w:date="2021-09-03T17:45:00Z">
        <w:r>
          <w:rPr>
            <w:rFonts w:hint="eastAsia"/>
            <w:color w:val="000000" w:themeColor="text1"/>
            <w:lang w:bidi="en-US"/>
          </w:rPr>
          <w:lastRenderedPageBreak/>
          <w:delText>步骤</w:delText>
        </w:r>
        <w:r>
          <w:rPr>
            <w:color w:val="000000" w:themeColor="text1"/>
            <w:lang w:bidi="en-US"/>
          </w:rPr>
          <w:delText>24</w:delText>
        </w:r>
      </w:del>
      <w:ins w:id="2441" w:author="智绘未来专利代理" w:date="2021-09-03T17:45:00Z">
        <w:r w:rsidR="006A0CE1" w:rsidRPr="00595B92">
          <w:rPr>
            <w:rFonts w:hint="eastAsia"/>
          </w:rPr>
          <w:t>判断</w:t>
        </w:r>
      </w:ins>
      <m:oMath>
        <m:r>
          <w:ins w:id="2442" w:author="智绘未来专利代理" w:date="2021-09-03T17:45:00Z">
            <m:rPr>
              <m:sty m:val="p"/>
            </m:rPr>
            <w:rPr>
              <w:rFonts w:ascii="Cambria Math" w:hAnsi="Cambria Math"/>
              <w:color w:val="000000" w:themeColor="text1"/>
              <w:szCs w:val="24"/>
            </w:rPr>
            <m:t>∆</m:t>
          </w:ins>
        </m:r>
        <m:sSub>
          <m:sSubPr>
            <m:ctrlPr>
              <w:ins w:id="2443" w:author="智绘未来专利代理" w:date="2021-09-03T17:45:00Z">
                <w:rPr>
                  <w:rFonts w:ascii="Cambria Math" w:eastAsia="Cambria Math" w:hAnsi="Cambria Math"/>
                  <w:color w:val="000000" w:themeColor="text1"/>
                  <w:szCs w:val="24"/>
                </w:rPr>
              </w:ins>
            </m:ctrlPr>
          </m:sSubPr>
          <m:e>
            <m:acc>
              <m:accPr>
                <m:chr m:val="̇"/>
                <m:ctrlPr>
                  <w:ins w:id="2444" w:author="智绘未来专利代理" w:date="2021-09-03T17:45:00Z">
                    <w:rPr>
                      <w:rFonts w:ascii="Cambria Math" w:eastAsia="Cambria Math" w:hAnsi="Cambria Math"/>
                      <w:color w:val="000000" w:themeColor="text1"/>
                      <w:szCs w:val="24"/>
                    </w:rPr>
                  </w:ins>
                </m:ctrlPr>
              </m:accPr>
              <m:e>
                <m:r>
                  <w:ins w:id="2445" w:author="智绘未来专利代理" w:date="2021-09-03T17:45:00Z">
                    <w:rPr>
                      <w:rFonts w:ascii="Cambria Math" w:hAnsi="Cambria Math"/>
                      <w:color w:val="000000" w:themeColor="text1"/>
                      <w:szCs w:val="24"/>
                    </w:rPr>
                    <m:t>U</m:t>
                  </w:ins>
                </m:r>
              </m:e>
            </m:acc>
          </m:e>
          <m:sub>
            <m:r>
              <w:ins w:id="2446" w:author="智绘未来专利代理" w:date="2021-09-03T17:45:00Z">
                <w:rPr>
                  <w:rFonts w:ascii="Cambria Math" w:hAnsi="Cambria Math"/>
                  <w:color w:val="000000" w:themeColor="text1"/>
                  <w:szCs w:val="24"/>
                </w:rPr>
                <m:t>01</m:t>
              </w:ins>
            </m:r>
          </m:sub>
        </m:sSub>
      </m:oMath>
      <w:ins w:id="2447" w:author="智绘未来专利代理" w:date="2021-09-03T17:45:00Z">
        <w:r w:rsidR="006A0CE1" w:rsidRPr="00595B92">
          <w:rPr>
            <w:rFonts w:hint="eastAsia"/>
          </w:rPr>
          <w:t>最小时</w:t>
        </w:r>
      </w:ins>
      <w:r w:rsidR="006A0CE1" w:rsidRPr="009B1CC0">
        <w:rPr>
          <w:rFonts w:hint="eastAsia"/>
        </w:rPr>
        <w:t>，</w:t>
      </w:r>
      <w:r w:rsidR="002A7E6F">
        <w:rPr>
          <w:rFonts w:hint="eastAsia"/>
          <w:color w:val="000000" w:themeColor="text1"/>
          <w:lang w:bidi="en-US"/>
        </w:rPr>
        <w:t>判断</w:t>
      </w:r>
      <w:r w:rsidR="002A7E6F">
        <w:rPr>
          <w:rFonts w:ascii="Cambria Math" w:hAnsi="Cambria Math"/>
          <w:color w:val="000000" w:themeColor="text1"/>
          <w:szCs w:val="24"/>
        </w:rPr>
        <w:t>m=N</w:t>
      </w:r>
      <w:r w:rsidR="002A7E6F">
        <w:rPr>
          <w:rFonts w:ascii="Cambria Math" w:hAnsi="Cambria Math" w:hint="eastAsia"/>
          <w:color w:val="000000" w:themeColor="text1"/>
          <w:szCs w:val="24"/>
        </w:rPr>
        <w:t>时</w:t>
      </w:r>
      <w:r w:rsidR="002A7E6F">
        <w:rPr>
          <w:rFonts w:hint="eastAsia"/>
          <w:color w:val="000000" w:themeColor="text1"/>
          <w:lang w:bidi="en-US"/>
        </w:rPr>
        <w:t>，</w:t>
      </w:r>
      <w:del w:id="2448" w:author="智绘未来专利代理" w:date="2021-09-03T17:45:00Z">
        <w:r>
          <w:rPr>
            <w:rFonts w:hint="eastAsia"/>
            <w:color w:val="000000" w:themeColor="text1"/>
            <w:lang w:bidi="en-US"/>
          </w:rPr>
          <w:delText>进入步骤</w:delText>
        </w:r>
        <w:r>
          <w:rPr>
            <w:color w:val="000000" w:themeColor="text1"/>
            <w:lang w:bidi="en-US"/>
          </w:rPr>
          <w:delText>25</w:delText>
        </w:r>
        <w:r>
          <w:rPr>
            <w:rFonts w:hint="eastAsia"/>
            <w:color w:val="000000" w:themeColor="text1"/>
            <w:lang w:bidi="en-US"/>
          </w:rPr>
          <w:delText>，否则进入步骤</w:delText>
        </w:r>
        <w:r>
          <w:rPr>
            <w:color w:val="000000" w:themeColor="text1"/>
            <w:lang w:bidi="en-US"/>
          </w:rPr>
          <w:delText>26</w:delText>
        </w:r>
        <w:r>
          <w:rPr>
            <w:rFonts w:hint="eastAsia"/>
            <w:color w:val="000000" w:themeColor="text1"/>
            <w:lang w:bidi="en-US"/>
          </w:rPr>
          <w:delText>；</w:delText>
        </w:r>
      </w:del>
    </w:p>
    <w:p w14:paraId="0FE5DFB5" w14:textId="77777777" w:rsidR="00190AAD" w:rsidRDefault="002A7E6F">
      <w:pPr>
        <w:pStyle w:val="00"/>
        <w:ind w:firstLine="480"/>
        <w:rPr>
          <w:del w:id="2449" w:author="智绘未来专利代理" w:date="2021-09-03T17:45:00Z"/>
          <w:color w:val="000000" w:themeColor="text1"/>
          <w:lang w:bidi="en-US"/>
        </w:rPr>
      </w:pPr>
      <w:r>
        <w:rPr>
          <w:rFonts w:hint="eastAsia"/>
          <w:color w:val="000000" w:themeColor="text1"/>
          <w:lang w:bidi="en-US"/>
        </w:rPr>
        <w:t>步骤</w:t>
      </w:r>
      <w:r>
        <w:rPr>
          <w:color w:val="000000" w:themeColor="text1"/>
          <w:lang w:bidi="en-US"/>
        </w:rPr>
        <w:t>25</w:t>
      </w:r>
      <w:r>
        <w:rPr>
          <w:rFonts w:hint="eastAsia"/>
          <w:color w:val="000000" w:themeColor="text1"/>
          <w:lang w:bidi="en-US"/>
        </w:rPr>
        <w:t>，</w:t>
      </w:r>
      <w:r>
        <w:rPr>
          <w:rFonts w:cs="Times New Roman"/>
          <w:color w:val="000000" w:themeColor="text1"/>
          <w:kern w:val="0"/>
          <w:szCs w:val="24"/>
          <w:lang w:val="zh-CN"/>
        </w:rPr>
        <w:t>故障点在第</w:t>
      </w:r>
      <w:r>
        <w:rPr>
          <w:rFonts w:cs="Times New Roman"/>
          <w:color w:val="000000" w:themeColor="text1"/>
          <w:kern w:val="0"/>
          <w:szCs w:val="24"/>
          <w:lang w:val="zh-CN"/>
        </w:rPr>
        <w:t>N</w:t>
      </w:r>
      <w:r>
        <w:rPr>
          <w:rFonts w:cs="Times New Roman"/>
          <w:color w:val="000000" w:themeColor="text1"/>
          <w:kern w:val="0"/>
          <w:szCs w:val="24"/>
          <w:lang w:val="zh-CN"/>
        </w:rPr>
        <w:t>号</w:t>
      </w:r>
      <w:r>
        <w:rPr>
          <w:rFonts w:cs="Times New Roman"/>
          <w:color w:val="000000" w:themeColor="text1"/>
          <w:kern w:val="0"/>
          <w:szCs w:val="24"/>
          <w:lang w:val="zh-CN"/>
        </w:rPr>
        <w:t>T</w:t>
      </w:r>
      <w:r>
        <w:rPr>
          <w:rFonts w:cs="Times New Roman"/>
          <w:color w:val="000000" w:themeColor="text1"/>
          <w:kern w:val="0"/>
          <w:szCs w:val="24"/>
          <w:lang w:val="zh-CN"/>
        </w:rPr>
        <w:t>节点和第</w:t>
      </w:r>
      <w:r>
        <w:rPr>
          <w:rFonts w:cs="Times New Roman"/>
          <w:color w:val="000000" w:themeColor="text1"/>
          <w:kern w:val="0"/>
          <w:szCs w:val="24"/>
          <w:lang w:val="zh-CN"/>
        </w:rPr>
        <w:t>N+2</w:t>
      </w:r>
      <w:r>
        <w:rPr>
          <w:rFonts w:cs="Times New Roman"/>
          <w:color w:val="000000" w:themeColor="text1"/>
          <w:kern w:val="0"/>
          <w:szCs w:val="24"/>
          <w:lang w:val="zh-CN"/>
        </w:rPr>
        <w:t>号线路节点之间</w:t>
      </w:r>
      <w:r>
        <w:rPr>
          <w:rFonts w:cs="Times New Roman" w:hint="eastAsia"/>
          <w:color w:val="000000" w:themeColor="text1"/>
          <w:kern w:val="0"/>
          <w:szCs w:val="24"/>
          <w:lang w:val="zh-CN"/>
        </w:rPr>
        <w:t>，即</w:t>
      </w:r>
      <w:r>
        <w:rPr>
          <w:rFonts w:ascii="Cambria Math" w:hAnsi="Cambria Math" w:hint="eastAsia"/>
          <w:color w:val="000000" w:themeColor="text1"/>
          <w:szCs w:val="24"/>
        </w:rPr>
        <w:t>故障点</w:t>
      </w:r>
      <w:r>
        <w:rPr>
          <w:rFonts w:hint="eastAsia"/>
          <w:color w:val="000000" w:themeColor="text1"/>
          <w:szCs w:val="24"/>
        </w:rPr>
        <w:t>在</w:t>
      </w:r>
      <m:oMath>
        <m:sSub>
          <m:sSubPr>
            <m:ctrlPr>
              <w:rPr>
                <w:rFonts w:ascii="Cambria Math" w:hAnsi="Cambria Math"/>
                <w:iCs/>
                <w:color w:val="000000" w:themeColor="text1"/>
                <w:szCs w:val="24"/>
              </w:rPr>
            </m:ctrlPr>
          </m:sSubPr>
          <m:e>
            <m:r>
              <m:rPr>
                <m:sty m:val="p"/>
              </m:rPr>
              <w:rPr>
                <w:rFonts w:ascii="Cambria Math" w:hAnsi="Cambria Math"/>
                <w:color w:val="000000" w:themeColor="text1"/>
                <w:szCs w:val="24"/>
              </w:rPr>
              <m:t>FL</m:t>
            </m:r>
          </m:e>
          <m:sub>
            <m:r>
              <m:rPr>
                <m:sty m:val="p"/>
              </m:rPr>
              <w:rPr>
                <w:rFonts w:ascii="Cambria Math" w:hAnsi="Cambria Math"/>
                <w:color w:val="000000" w:themeColor="text1"/>
                <w:szCs w:val="24"/>
              </w:rPr>
              <m:t>N+2</m:t>
            </m:r>
          </m:sub>
        </m:sSub>
      </m:oMath>
      <w:r>
        <w:rPr>
          <w:rFonts w:hint="eastAsia"/>
          <w:color w:val="000000" w:themeColor="text1"/>
          <w:lang w:bidi="en-US"/>
        </w:rPr>
        <w:t>位置</w:t>
      </w:r>
      <w:r>
        <w:rPr>
          <w:rFonts w:cs="Times New Roman"/>
          <w:color w:val="000000" w:themeColor="text1"/>
          <w:kern w:val="0"/>
          <w:szCs w:val="24"/>
          <w:lang w:val="zh-CN"/>
        </w:rPr>
        <w:t>，</w:t>
      </w:r>
      <w:r>
        <w:rPr>
          <w:rFonts w:cs="Times New Roman"/>
          <w:color w:val="000000" w:themeColor="text1"/>
          <w:lang w:bidi="en-US"/>
        </w:rPr>
        <w:t>进入</w:t>
      </w:r>
      <w:r w:rsidR="001A38F9">
        <w:rPr>
          <w:rFonts w:cs="Times New Roman"/>
          <w:color w:val="000000" w:themeColor="text1"/>
          <w:lang w:bidi="en-US"/>
        </w:rPr>
        <w:t>步骤</w:t>
      </w:r>
      <w:del w:id="2450" w:author="智绘未来专利代理" w:date="2021-09-03T17:45:00Z">
        <w:r w:rsidR="0043536A">
          <w:rPr>
            <w:rFonts w:cs="Times New Roman"/>
            <w:color w:val="000000" w:themeColor="text1"/>
            <w:lang w:bidi="en-US"/>
          </w:rPr>
          <w:delText>29</w:delText>
        </w:r>
        <w:r w:rsidR="0043536A">
          <w:rPr>
            <w:rFonts w:cs="Times New Roman"/>
            <w:color w:val="000000" w:themeColor="text1"/>
            <w:lang w:bidi="en-US"/>
          </w:rPr>
          <w:delText>；</w:delText>
        </w:r>
      </w:del>
    </w:p>
    <w:p w14:paraId="72ED5363" w14:textId="77777777" w:rsidR="00190AAD" w:rsidRDefault="0043536A">
      <w:pPr>
        <w:pStyle w:val="00"/>
        <w:ind w:firstLine="480"/>
        <w:rPr>
          <w:del w:id="2451" w:author="智绘未来专利代理" w:date="2021-09-03T17:45:00Z"/>
          <w:color w:val="000000" w:themeColor="text1"/>
          <w:lang w:bidi="en-US"/>
        </w:rPr>
      </w:pPr>
      <w:del w:id="2452" w:author="智绘未来专利代理" w:date="2021-09-03T17:45:00Z">
        <w:r>
          <w:rPr>
            <w:rFonts w:hint="eastAsia"/>
            <w:color w:val="000000" w:themeColor="text1"/>
            <w:lang w:bidi="en-US"/>
          </w:rPr>
          <w:delText>步骤</w:delText>
        </w:r>
        <w:r>
          <w:rPr>
            <w:color w:val="000000" w:themeColor="text1"/>
            <w:lang w:bidi="en-US"/>
          </w:rPr>
          <w:delText>26</w:delText>
        </w:r>
        <w:r>
          <w:rPr>
            <w:rFonts w:hint="eastAsia"/>
            <w:color w:val="000000" w:themeColor="text1"/>
            <w:lang w:bidi="en-US"/>
          </w:rPr>
          <w:delText>，</w:delText>
        </w:r>
      </w:del>
      <w:ins w:id="2453" w:author="智绘未来专利代理" w:date="2021-09-03T17:45:00Z">
        <w:r w:rsidR="001A38F9">
          <w:rPr>
            <w:rFonts w:cs="Times New Roman"/>
            <w:color w:val="000000" w:themeColor="text1"/>
            <w:lang w:bidi="en-US"/>
          </w:rPr>
          <w:t>（</w:t>
        </w:r>
        <w:r w:rsidR="001A38F9">
          <w:rPr>
            <w:rFonts w:cs="Times New Roman"/>
            <w:color w:val="000000" w:themeColor="text1"/>
            <w:lang w:bidi="en-US"/>
          </w:rPr>
          <w:t>5</w:t>
        </w:r>
        <w:r w:rsidR="001A38F9">
          <w:rPr>
            <w:rFonts w:cs="Times New Roman"/>
            <w:color w:val="000000" w:themeColor="text1"/>
            <w:lang w:bidi="en-US"/>
          </w:rPr>
          <w:t>）</w:t>
        </w:r>
        <w:r w:rsidR="002A7E6F">
          <w:rPr>
            <w:rFonts w:cs="Times New Roman"/>
            <w:color w:val="000000" w:themeColor="text1"/>
            <w:lang w:bidi="en-US"/>
          </w:rPr>
          <w:t>；</w:t>
        </w:r>
      </w:ins>
      <w:r w:rsidR="002A7E6F">
        <w:rPr>
          <w:rFonts w:hint="eastAsia"/>
          <w:color w:val="000000" w:themeColor="text1"/>
          <w:lang w:bidi="en-US"/>
        </w:rPr>
        <w:t>判断</w:t>
      </w:r>
      <w:r w:rsidR="002A7E6F">
        <w:rPr>
          <w:rFonts w:ascii="Cambria Math" w:hAnsi="Cambria Math"/>
          <w:color w:val="000000" w:themeColor="text1"/>
          <w:szCs w:val="24"/>
        </w:rPr>
        <w:t>m&lt;N</w:t>
      </w:r>
      <w:r w:rsidR="002A7E6F">
        <w:rPr>
          <w:rFonts w:ascii="Cambria Math" w:hAnsi="Cambria Math" w:hint="eastAsia"/>
          <w:color w:val="000000" w:themeColor="text1"/>
          <w:szCs w:val="24"/>
        </w:rPr>
        <w:t>且</w:t>
      </w:r>
      <w:r w:rsidR="002A7E6F">
        <w:rPr>
          <w:rFonts w:ascii="Cambria Math" w:hAnsi="Cambria Math"/>
          <w:color w:val="000000" w:themeColor="text1"/>
          <w:szCs w:val="24"/>
        </w:rPr>
        <w:t>m=m2</w:t>
      </w:r>
      <w:r w:rsidR="002A7E6F">
        <w:rPr>
          <w:rFonts w:ascii="Cambria Math" w:hAnsi="Cambria Math" w:hint="eastAsia"/>
          <w:color w:val="000000" w:themeColor="text1"/>
          <w:szCs w:val="24"/>
        </w:rPr>
        <w:t>时</w:t>
      </w:r>
      <w:r w:rsidR="002A7E6F">
        <w:rPr>
          <w:rFonts w:hint="eastAsia"/>
          <w:color w:val="000000" w:themeColor="text1"/>
          <w:lang w:bidi="en-US"/>
        </w:rPr>
        <w:t>，</w:t>
      </w:r>
      <w:del w:id="2454" w:author="智绘未来专利代理" w:date="2021-09-03T17:45:00Z">
        <w:r>
          <w:rPr>
            <w:rFonts w:hint="eastAsia"/>
            <w:color w:val="000000" w:themeColor="text1"/>
            <w:lang w:bidi="en-US"/>
          </w:rPr>
          <w:delText>进入步骤</w:delText>
        </w:r>
        <w:r>
          <w:rPr>
            <w:color w:val="000000" w:themeColor="text1"/>
            <w:lang w:bidi="en-US"/>
          </w:rPr>
          <w:delText>27</w:delText>
        </w:r>
        <w:r>
          <w:rPr>
            <w:rFonts w:hint="eastAsia"/>
            <w:color w:val="000000" w:themeColor="text1"/>
            <w:lang w:bidi="en-US"/>
          </w:rPr>
          <w:delText>，否则进入步骤</w:delText>
        </w:r>
        <w:r>
          <w:rPr>
            <w:color w:val="000000" w:themeColor="text1"/>
            <w:lang w:bidi="en-US"/>
          </w:rPr>
          <w:delText>28</w:delText>
        </w:r>
        <w:r>
          <w:rPr>
            <w:rFonts w:hint="eastAsia"/>
            <w:color w:val="000000" w:themeColor="text1"/>
            <w:lang w:bidi="en-US"/>
          </w:rPr>
          <w:delText>；</w:delText>
        </w:r>
      </w:del>
    </w:p>
    <w:p w14:paraId="76ADCB07" w14:textId="77777777" w:rsidR="00190AAD" w:rsidRDefault="0043536A">
      <w:pPr>
        <w:pStyle w:val="00"/>
        <w:ind w:firstLine="480"/>
        <w:rPr>
          <w:del w:id="2455" w:author="智绘未来专利代理" w:date="2021-09-03T17:45:00Z"/>
          <w:rFonts w:cs="Times New Roman"/>
          <w:color w:val="000000" w:themeColor="text1"/>
          <w:lang w:bidi="en-US"/>
        </w:rPr>
      </w:pPr>
      <w:del w:id="2456" w:author="智绘未来专利代理" w:date="2021-09-03T17:45:00Z">
        <w:r>
          <w:rPr>
            <w:rFonts w:cs="Times New Roman"/>
            <w:color w:val="000000" w:themeColor="text1"/>
            <w:lang w:bidi="en-US"/>
          </w:rPr>
          <w:delText>步骤</w:delText>
        </w:r>
        <w:r>
          <w:rPr>
            <w:rFonts w:cs="Times New Roman"/>
            <w:color w:val="000000" w:themeColor="text1"/>
            <w:lang w:bidi="en-US"/>
          </w:rPr>
          <w:delText>27</w:delText>
        </w:r>
        <w:r>
          <w:rPr>
            <w:rFonts w:cs="Times New Roman"/>
            <w:color w:val="000000" w:themeColor="text1"/>
            <w:lang w:bidi="en-US"/>
          </w:rPr>
          <w:delText>，</w:delText>
        </w:r>
      </w:del>
      <w:r w:rsidR="002A7E6F">
        <w:rPr>
          <w:rFonts w:cs="Times New Roman"/>
          <w:color w:val="000000" w:themeColor="text1"/>
          <w:kern w:val="0"/>
          <w:szCs w:val="24"/>
          <w:lang w:val="zh-CN"/>
        </w:rPr>
        <w:t>故障点在第</w:t>
      </w:r>
      <w:r w:rsidR="002A7E6F">
        <w:rPr>
          <w:rFonts w:cs="Times New Roman"/>
          <w:color w:val="000000" w:themeColor="text1"/>
          <w:kern w:val="0"/>
          <w:szCs w:val="24"/>
          <w:lang w:val="zh-CN"/>
        </w:rPr>
        <w:t>m</w:t>
      </w:r>
      <w:r w:rsidR="002A7E6F">
        <w:rPr>
          <w:rFonts w:cs="Times New Roman"/>
          <w:color w:val="000000" w:themeColor="text1"/>
          <w:kern w:val="0"/>
          <w:szCs w:val="24"/>
          <w:vertAlign w:val="subscript"/>
          <w:lang w:val="zh-CN"/>
        </w:rPr>
        <w:t>2</w:t>
      </w:r>
      <w:r w:rsidR="002A7E6F">
        <w:rPr>
          <w:rFonts w:cs="Times New Roman"/>
          <w:color w:val="000000" w:themeColor="text1"/>
          <w:kern w:val="0"/>
          <w:szCs w:val="24"/>
          <w:lang w:val="zh-CN"/>
        </w:rPr>
        <w:t>号</w:t>
      </w:r>
      <w:r w:rsidR="002A7E6F">
        <w:rPr>
          <w:rFonts w:cs="Times New Roman"/>
          <w:color w:val="000000" w:themeColor="text1"/>
          <w:kern w:val="0"/>
          <w:szCs w:val="24"/>
          <w:lang w:val="zh-CN"/>
        </w:rPr>
        <w:t>T</w:t>
      </w:r>
      <w:r w:rsidR="002A7E6F">
        <w:rPr>
          <w:rFonts w:cs="Times New Roman"/>
          <w:color w:val="000000" w:themeColor="text1"/>
          <w:kern w:val="0"/>
          <w:szCs w:val="24"/>
          <w:lang w:val="zh-CN"/>
        </w:rPr>
        <w:t>节点和第</w:t>
      </w:r>
      <w:r w:rsidR="002A7E6F">
        <w:rPr>
          <w:rFonts w:cs="Times New Roman"/>
          <w:color w:val="000000" w:themeColor="text1"/>
          <w:kern w:val="0"/>
          <w:szCs w:val="24"/>
          <w:lang w:val="zh-CN"/>
        </w:rPr>
        <w:t>m</w:t>
      </w:r>
      <w:r w:rsidR="002A7E6F">
        <w:rPr>
          <w:rFonts w:cs="Times New Roman"/>
          <w:color w:val="000000" w:themeColor="text1"/>
          <w:kern w:val="0"/>
          <w:szCs w:val="24"/>
          <w:vertAlign w:val="subscript"/>
          <w:lang w:val="zh-CN"/>
        </w:rPr>
        <w:t>2</w:t>
      </w:r>
      <w:r w:rsidR="002A7E6F">
        <w:rPr>
          <w:rFonts w:cs="Times New Roman"/>
          <w:color w:val="000000" w:themeColor="text1"/>
          <w:kern w:val="0"/>
          <w:szCs w:val="24"/>
          <w:lang w:val="zh-CN"/>
        </w:rPr>
        <w:t>+1</w:t>
      </w:r>
      <w:r w:rsidR="002A7E6F">
        <w:rPr>
          <w:rFonts w:cs="Times New Roman"/>
          <w:color w:val="000000" w:themeColor="text1"/>
          <w:kern w:val="0"/>
          <w:szCs w:val="24"/>
          <w:lang w:val="zh-CN"/>
        </w:rPr>
        <w:t>号</w:t>
      </w:r>
      <w:r w:rsidR="002A7E6F">
        <w:rPr>
          <w:rFonts w:cs="Times New Roman"/>
          <w:color w:val="000000" w:themeColor="text1"/>
          <w:kern w:val="0"/>
          <w:szCs w:val="24"/>
          <w:lang w:val="zh-CN"/>
        </w:rPr>
        <w:t>T</w:t>
      </w:r>
      <w:r w:rsidR="002A7E6F">
        <w:rPr>
          <w:rFonts w:cs="Times New Roman"/>
          <w:color w:val="000000" w:themeColor="text1"/>
          <w:kern w:val="0"/>
          <w:szCs w:val="24"/>
          <w:lang w:val="zh-CN"/>
        </w:rPr>
        <w:t>节点之间，</w:t>
      </w:r>
      <w:r w:rsidR="002A7E6F">
        <w:rPr>
          <w:rFonts w:cs="Times New Roman" w:hint="eastAsia"/>
          <w:color w:val="000000" w:themeColor="text1"/>
          <w:kern w:val="0"/>
          <w:szCs w:val="24"/>
          <w:lang w:val="zh-CN"/>
        </w:rPr>
        <w:t>即</w:t>
      </w:r>
      <w:r w:rsidR="002A7E6F">
        <w:rPr>
          <w:rFonts w:ascii="Cambria Math" w:hAnsi="Cambria Math" w:hint="eastAsia"/>
          <w:color w:val="000000" w:themeColor="text1"/>
          <w:szCs w:val="24"/>
        </w:rPr>
        <w:t>故障点</w:t>
      </w:r>
      <w:r w:rsidR="002A7E6F">
        <w:rPr>
          <w:rFonts w:hint="eastAsia"/>
          <w:color w:val="000000" w:themeColor="text1"/>
          <w:szCs w:val="24"/>
        </w:rPr>
        <w:t>在</w:t>
      </w:r>
      <m:oMath>
        <m:sSub>
          <m:sSubPr>
            <m:ctrlPr>
              <w:rPr>
                <w:rFonts w:ascii="Cambria Math" w:hAnsi="Cambria Math"/>
                <w:iCs/>
                <w:color w:val="000000" w:themeColor="text1"/>
                <w:szCs w:val="24"/>
              </w:rPr>
            </m:ctrlPr>
          </m:sSubPr>
          <m:e>
            <m:r>
              <m:rPr>
                <m:sty m:val="p"/>
              </m:rPr>
              <w:rPr>
                <w:rFonts w:ascii="Cambria Math" w:hAnsi="Cambria Math"/>
                <w:color w:val="000000" w:themeColor="text1"/>
                <w:szCs w:val="24"/>
              </w:rPr>
              <m:t>FTT</m:t>
            </m:r>
          </m:e>
          <m:sub>
            <m:r>
              <m:rPr>
                <m:sty m:val="p"/>
              </m:rPr>
              <w:rPr>
                <w:rFonts w:ascii="Cambria Math" w:hAnsi="Cambria Math"/>
                <w:color w:val="000000" w:themeColor="text1"/>
                <w:szCs w:val="24"/>
              </w:rPr>
              <m:t>m2</m:t>
            </m:r>
          </m:sub>
        </m:sSub>
      </m:oMath>
      <w:r w:rsidR="002A7E6F">
        <w:rPr>
          <w:rFonts w:hint="eastAsia"/>
          <w:color w:val="000000" w:themeColor="text1"/>
          <w:lang w:bidi="en-US"/>
        </w:rPr>
        <w:t>位置</w:t>
      </w:r>
      <w:r w:rsidR="002A7E6F">
        <w:rPr>
          <w:rFonts w:cs="Times New Roman" w:hint="eastAsia"/>
          <w:color w:val="000000" w:themeColor="text1"/>
          <w:kern w:val="0"/>
          <w:szCs w:val="24"/>
          <w:lang w:val="zh-CN"/>
        </w:rPr>
        <w:t>，</w:t>
      </w:r>
      <w:r w:rsidR="002A7E6F">
        <w:rPr>
          <w:rFonts w:cs="Times New Roman"/>
          <w:color w:val="000000" w:themeColor="text1"/>
          <w:lang w:bidi="en-US"/>
        </w:rPr>
        <w:t>进入</w:t>
      </w:r>
      <w:r w:rsidR="001A38F9">
        <w:rPr>
          <w:rFonts w:cs="Times New Roman"/>
          <w:color w:val="000000" w:themeColor="text1"/>
          <w:lang w:bidi="en-US"/>
        </w:rPr>
        <w:t>步骤</w:t>
      </w:r>
      <w:del w:id="2457" w:author="智绘未来专利代理" w:date="2021-09-03T17:45:00Z">
        <w:r>
          <w:rPr>
            <w:rFonts w:cs="Times New Roman"/>
            <w:color w:val="000000" w:themeColor="text1"/>
            <w:lang w:bidi="en-US"/>
          </w:rPr>
          <w:delText>29</w:delText>
        </w:r>
        <w:r>
          <w:rPr>
            <w:rFonts w:cs="Times New Roman"/>
            <w:color w:val="000000" w:themeColor="text1"/>
            <w:lang w:bidi="en-US"/>
          </w:rPr>
          <w:delText>；</w:delText>
        </w:r>
      </w:del>
    </w:p>
    <w:p w14:paraId="2A2E44AE" w14:textId="7CE4944C" w:rsidR="002A7E6F" w:rsidRDefault="0043536A" w:rsidP="000B16E2">
      <w:pPr>
        <w:pStyle w:val="00"/>
        <w:ind w:firstLine="480"/>
        <w:rPr>
          <w:rFonts w:cs="Times New Roman"/>
          <w:color w:val="000000" w:themeColor="text1"/>
          <w:lang w:bidi="en-US"/>
        </w:rPr>
      </w:pPr>
      <w:del w:id="2458" w:author="智绘未来专利代理" w:date="2021-09-03T17:45:00Z">
        <w:r>
          <w:rPr>
            <w:rFonts w:cs="Times New Roman"/>
            <w:color w:val="000000" w:themeColor="text1"/>
            <w:lang w:bidi="en-US"/>
          </w:rPr>
          <w:delText>步骤</w:delText>
        </w:r>
        <w:r>
          <w:rPr>
            <w:rFonts w:cs="Times New Roman"/>
            <w:color w:val="000000" w:themeColor="text1"/>
            <w:lang w:bidi="en-US"/>
          </w:rPr>
          <w:delText>28</w:delText>
        </w:r>
        <w:r>
          <w:rPr>
            <w:rFonts w:cs="Times New Roman"/>
            <w:color w:val="000000" w:themeColor="text1"/>
            <w:lang w:bidi="en-US"/>
          </w:rPr>
          <w:delText>，</w:delText>
        </w:r>
      </w:del>
      <w:ins w:id="2459" w:author="智绘未来专利代理" w:date="2021-09-03T17:45:00Z">
        <w:r w:rsidR="001A38F9">
          <w:rPr>
            <w:rFonts w:cs="Times New Roman"/>
            <w:color w:val="000000" w:themeColor="text1"/>
            <w:lang w:bidi="en-US"/>
          </w:rPr>
          <w:t>（</w:t>
        </w:r>
        <w:r w:rsidR="001A38F9">
          <w:rPr>
            <w:rFonts w:cs="Times New Roman"/>
            <w:color w:val="000000" w:themeColor="text1"/>
            <w:lang w:bidi="en-US"/>
          </w:rPr>
          <w:t>5</w:t>
        </w:r>
        <w:r w:rsidR="001A38F9">
          <w:rPr>
            <w:rFonts w:cs="Times New Roman"/>
            <w:color w:val="000000" w:themeColor="text1"/>
            <w:lang w:bidi="en-US"/>
          </w:rPr>
          <w:t>）</w:t>
        </w:r>
        <w:r w:rsidR="002A7E6F">
          <w:rPr>
            <w:rFonts w:cs="Times New Roman"/>
            <w:color w:val="000000" w:themeColor="text1"/>
            <w:lang w:bidi="en-US"/>
          </w:rPr>
          <w:t>；</w:t>
        </w:r>
      </w:ins>
      <w:r w:rsidR="002A7E6F">
        <w:rPr>
          <w:rFonts w:cs="Times New Roman"/>
          <w:color w:val="000000" w:themeColor="text1"/>
          <w:lang w:bidi="en-US"/>
        </w:rPr>
        <w:t>判断</w:t>
      </w:r>
      <w:r w:rsidR="002A7E6F">
        <w:rPr>
          <w:rFonts w:cs="Times New Roman"/>
          <w:color w:val="000000" w:themeColor="text1"/>
          <w:szCs w:val="24"/>
        </w:rPr>
        <w:t>m&lt;N</w:t>
      </w:r>
      <w:r w:rsidR="002A7E6F">
        <w:rPr>
          <w:rFonts w:cs="Times New Roman"/>
          <w:color w:val="000000" w:themeColor="text1"/>
          <w:szCs w:val="24"/>
        </w:rPr>
        <w:t>且</w:t>
      </w:r>
      <w:r w:rsidR="002A7E6F">
        <w:rPr>
          <w:rFonts w:cs="Times New Roman"/>
          <w:color w:val="000000" w:themeColor="text1"/>
          <w:szCs w:val="24"/>
        </w:rPr>
        <w:t>m</w:t>
      </w:r>
      <m:oMath>
        <m:r>
          <w:rPr>
            <w:rFonts w:ascii="Cambria Math" w:hAnsi="Cambria Math" w:cs="Times New Roman"/>
            <w:color w:val="000000" w:themeColor="text1"/>
            <w:szCs w:val="24"/>
          </w:rPr>
          <m:t>≠</m:t>
        </m:r>
      </m:oMath>
      <w:r w:rsidR="002A7E6F">
        <w:rPr>
          <w:rFonts w:cs="Times New Roman"/>
          <w:color w:val="000000" w:themeColor="text1"/>
          <w:szCs w:val="24"/>
        </w:rPr>
        <w:t>m2</w:t>
      </w:r>
      <w:r w:rsidR="002A7E6F">
        <w:rPr>
          <w:rFonts w:cs="Times New Roman"/>
          <w:color w:val="000000" w:themeColor="text1"/>
          <w:szCs w:val="24"/>
        </w:rPr>
        <w:t>时，两端</w:t>
      </w:r>
      <w:r w:rsidR="002A7E6F">
        <w:rPr>
          <w:rFonts w:cs="Times New Roman"/>
          <w:color w:val="000000" w:themeColor="text1"/>
          <w:szCs w:val="24"/>
        </w:rPr>
        <w:t>T</w:t>
      </w:r>
      <w:r w:rsidR="002A7E6F">
        <w:rPr>
          <w:rFonts w:cs="Times New Roman"/>
          <w:color w:val="000000" w:themeColor="text1"/>
          <w:szCs w:val="24"/>
        </w:rPr>
        <w:t>节点序号设为</w:t>
      </w:r>
      <w:del w:id="2460" w:author="智绘未来专利代理" w:date="2021-09-03T17:45:00Z">
        <w:r>
          <w:rPr>
            <w:rFonts w:cs="Times New Roman"/>
            <w:color w:val="000000" w:themeColor="text1"/>
            <w:szCs w:val="24"/>
          </w:rPr>
          <w:delText>m1=m+1</w:delText>
        </w:r>
        <w:r>
          <w:rPr>
            <w:rFonts w:cs="Times New Roman"/>
            <w:color w:val="000000" w:themeColor="text1"/>
            <w:szCs w:val="24"/>
          </w:rPr>
          <w:delText>，</w:delText>
        </w:r>
        <w:r>
          <w:rPr>
            <w:rFonts w:cs="Times New Roman"/>
            <w:color w:val="000000" w:themeColor="text1"/>
            <w:szCs w:val="24"/>
          </w:rPr>
          <w:delText>m2=m2</w:delText>
        </w:r>
      </w:del>
      <m:oMath>
        <m:sSub>
          <m:sSubPr>
            <m:ctrlPr>
              <w:ins w:id="2461" w:author="智绘未来专利代理" w:date="2021-09-03T17:45:00Z">
                <w:rPr>
                  <w:rFonts w:ascii="Cambria Math" w:hAnsi="Cambria Math" w:cs="Times New Roman"/>
                  <w:i/>
                  <w:color w:val="000000" w:themeColor="text1"/>
                  <w:szCs w:val="24"/>
                </w:rPr>
              </w:ins>
            </m:ctrlPr>
          </m:sSubPr>
          <m:e>
            <m:r>
              <w:ins w:id="2462" w:author="智绘未来专利代理" w:date="2021-09-03T17:45:00Z">
                <w:rPr>
                  <w:rFonts w:ascii="Cambria Math" w:hAnsi="Cambria Math" w:cs="Times New Roman"/>
                  <w:color w:val="000000" w:themeColor="text1"/>
                  <w:szCs w:val="24"/>
                </w:rPr>
                <m:t>m</m:t>
              </w:ins>
            </m:r>
          </m:e>
          <m:sub>
            <m:r>
              <w:ins w:id="2463" w:author="智绘未来专利代理" w:date="2021-09-03T17:45:00Z">
                <w:rPr>
                  <w:rFonts w:ascii="Cambria Math" w:hAnsi="Cambria Math" w:cs="Times New Roman"/>
                  <w:color w:val="000000" w:themeColor="text1"/>
                  <w:szCs w:val="24"/>
                </w:rPr>
                <m:t>1</m:t>
              </w:ins>
            </m:r>
          </m:sub>
        </m:sSub>
        <m:r>
          <w:ins w:id="2464" w:author="智绘未来专利代理" w:date="2021-09-03T17:45:00Z">
            <w:rPr>
              <w:rFonts w:ascii="Cambria Math" w:hAnsi="Cambria Math" w:cs="Times New Roman"/>
              <w:color w:val="000000" w:themeColor="text1"/>
              <w:szCs w:val="24"/>
            </w:rPr>
            <m:t>=m+1</m:t>
          </w:ins>
        </m:r>
      </m:oMath>
      <w:ins w:id="2465" w:author="智绘未来专利代理" w:date="2021-09-03T17:45:00Z">
        <w:r w:rsidR="002A7E6F">
          <w:rPr>
            <w:rFonts w:cs="Times New Roman"/>
            <w:color w:val="000000" w:themeColor="text1"/>
            <w:szCs w:val="24"/>
          </w:rPr>
          <w:t>，</w:t>
        </w:r>
      </w:ins>
      <m:oMath>
        <m:sSub>
          <m:sSubPr>
            <m:ctrlPr>
              <w:ins w:id="2466" w:author="智绘未来专利代理" w:date="2021-09-03T17:45:00Z">
                <w:rPr>
                  <w:rFonts w:ascii="Cambria Math" w:hAnsi="Cambria Math" w:cs="Times New Roman"/>
                  <w:i/>
                  <w:color w:val="000000" w:themeColor="text1"/>
                  <w:szCs w:val="24"/>
                </w:rPr>
              </w:ins>
            </m:ctrlPr>
          </m:sSubPr>
          <m:e>
            <m:r>
              <w:ins w:id="2467" w:author="智绘未来专利代理" w:date="2021-09-03T17:45:00Z">
                <w:rPr>
                  <w:rFonts w:ascii="Cambria Math" w:hAnsi="Cambria Math" w:cs="Times New Roman"/>
                  <w:color w:val="000000" w:themeColor="text1"/>
                  <w:szCs w:val="24"/>
                </w:rPr>
                <m:t>m</m:t>
              </w:ins>
            </m:r>
          </m:e>
          <m:sub>
            <m:r>
              <w:ins w:id="2468" w:author="智绘未来专利代理" w:date="2021-09-03T17:45:00Z">
                <w:rPr>
                  <w:rFonts w:ascii="Cambria Math" w:hAnsi="Cambria Math" w:cs="Times New Roman"/>
                  <w:color w:val="000000" w:themeColor="text1"/>
                  <w:szCs w:val="24"/>
                </w:rPr>
                <m:t>2</m:t>
              </w:ins>
            </m:r>
          </m:sub>
        </m:sSub>
        <m:r>
          <w:ins w:id="2469" w:author="智绘未来专利代理" w:date="2021-09-03T17:45:00Z">
            <w:rPr>
              <w:rFonts w:ascii="Cambria Math" w:hAnsi="Cambria Math" w:cs="Times New Roman"/>
              <w:color w:val="000000" w:themeColor="text1"/>
              <w:szCs w:val="24"/>
            </w:rPr>
            <m:t>=</m:t>
          </w:ins>
        </m:r>
        <m:sSub>
          <m:sSubPr>
            <m:ctrlPr>
              <w:ins w:id="2470" w:author="智绘未来专利代理" w:date="2021-09-03T17:45:00Z">
                <w:rPr>
                  <w:rFonts w:ascii="Cambria Math" w:hAnsi="Cambria Math" w:cs="Times New Roman"/>
                  <w:i/>
                  <w:color w:val="000000" w:themeColor="text1"/>
                  <w:szCs w:val="24"/>
                </w:rPr>
              </w:ins>
            </m:ctrlPr>
          </m:sSubPr>
          <m:e>
            <m:r>
              <w:ins w:id="2471" w:author="智绘未来专利代理" w:date="2021-09-03T17:45:00Z">
                <w:rPr>
                  <w:rFonts w:ascii="Cambria Math" w:hAnsi="Cambria Math" w:cs="Times New Roman"/>
                  <w:color w:val="000000" w:themeColor="text1"/>
                  <w:szCs w:val="24"/>
                </w:rPr>
                <m:t>m</m:t>
              </w:ins>
            </m:r>
          </m:e>
          <m:sub>
            <m:r>
              <w:ins w:id="2472" w:author="智绘未来专利代理" w:date="2021-09-03T17:45:00Z">
                <w:rPr>
                  <w:rFonts w:ascii="Cambria Math" w:hAnsi="Cambria Math" w:cs="Times New Roman"/>
                  <w:color w:val="000000" w:themeColor="text1"/>
                  <w:szCs w:val="24"/>
                </w:rPr>
                <m:t>2</m:t>
              </w:ins>
            </m:r>
          </m:sub>
        </m:sSub>
      </m:oMath>
      <w:r w:rsidR="002A7E6F">
        <w:rPr>
          <w:rFonts w:cs="Times New Roman"/>
          <w:color w:val="000000" w:themeColor="text1"/>
          <w:szCs w:val="24"/>
        </w:rPr>
        <w:t>，返回到</w:t>
      </w:r>
      <w:r w:rsidR="002A7E6F">
        <w:rPr>
          <w:rFonts w:cs="Times New Roman"/>
          <w:color w:val="000000" w:themeColor="text1"/>
          <w:lang w:bidi="en-US"/>
        </w:rPr>
        <w:t>步骤</w:t>
      </w:r>
      <w:del w:id="2473" w:author="智绘未来专利代理" w:date="2021-09-03T17:45:00Z">
        <w:r>
          <w:rPr>
            <w:rFonts w:cs="Times New Roman"/>
            <w:color w:val="000000" w:themeColor="text1"/>
            <w:lang w:bidi="en-US"/>
          </w:rPr>
          <w:delText>12</w:delText>
        </w:r>
      </w:del>
      <w:ins w:id="2474" w:author="智绘未来专利代理" w:date="2021-09-03T17:45:00Z">
        <w:r w:rsidR="000B16E2">
          <w:rPr>
            <w:rFonts w:cs="Times New Roman" w:hint="eastAsia"/>
            <w:color w:val="000000" w:themeColor="text1"/>
            <w:lang w:bidi="en-US"/>
          </w:rPr>
          <w:t>（</w:t>
        </w:r>
        <w:r w:rsidR="000B16E2">
          <w:rPr>
            <w:rFonts w:cs="Times New Roman" w:hint="eastAsia"/>
            <w:color w:val="000000" w:themeColor="text1"/>
            <w:lang w:bidi="en-US"/>
          </w:rPr>
          <w:t>4</w:t>
        </w:r>
        <w:r w:rsidR="000B16E2">
          <w:rPr>
            <w:rFonts w:cs="Times New Roman"/>
            <w:color w:val="000000" w:themeColor="text1"/>
            <w:lang w:bidi="en-US"/>
          </w:rPr>
          <w:t>.2</w:t>
        </w:r>
        <w:r w:rsidR="000B16E2">
          <w:rPr>
            <w:rFonts w:cs="Times New Roman" w:hint="eastAsia"/>
            <w:color w:val="000000" w:themeColor="text1"/>
            <w:lang w:bidi="en-US"/>
          </w:rPr>
          <w:t>）</w:t>
        </w:r>
      </w:ins>
      <w:r w:rsidR="002A7E6F">
        <w:rPr>
          <w:rFonts w:cs="Times New Roman"/>
          <w:color w:val="000000" w:themeColor="text1"/>
          <w:lang w:bidi="en-US"/>
        </w:rPr>
        <w:t>；</w:t>
      </w:r>
    </w:p>
    <w:p w14:paraId="4F22A08D" w14:textId="77777777" w:rsidR="00190AAD" w:rsidRDefault="002A7E6F">
      <w:pPr>
        <w:pStyle w:val="00"/>
        <w:ind w:firstLine="480"/>
        <w:rPr>
          <w:del w:id="2475" w:author="智绘未来专利代理" w:date="2021-09-03T17:45:00Z"/>
          <w:rFonts w:cs="Times New Roman"/>
          <w:color w:val="000000" w:themeColor="text1"/>
          <w:lang w:bidi="en-US"/>
        </w:rPr>
      </w:pPr>
      <w:r>
        <w:rPr>
          <w:rFonts w:cs="Times New Roman"/>
          <w:color w:val="000000" w:themeColor="text1"/>
          <w:lang w:bidi="en-US"/>
        </w:rPr>
        <w:t>步骤</w:t>
      </w:r>
      <w:del w:id="2476" w:author="智绘未来专利代理" w:date="2021-09-03T17:45:00Z">
        <w:r w:rsidR="0043536A">
          <w:rPr>
            <w:rFonts w:cs="Times New Roman"/>
            <w:color w:val="000000" w:themeColor="text1"/>
            <w:lang w:bidi="en-US"/>
          </w:rPr>
          <w:delText>29</w:delText>
        </w:r>
        <w:r w:rsidR="0043536A">
          <w:rPr>
            <w:rFonts w:cs="Times New Roman"/>
            <w:color w:val="000000" w:themeColor="text1"/>
            <w:lang w:bidi="en-US"/>
          </w:rPr>
          <w:delText>，</w:delText>
        </w:r>
      </w:del>
      <w:ins w:id="2477" w:author="智绘未来专利代理" w:date="2021-09-03T17:45:00Z">
        <w:r w:rsidR="001A38F9">
          <w:rPr>
            <w:rFonts w:cs="Times New Roman" w:hint="eastAsia"/>
            <w:color w:val="000000" w:themeColor="text1"/>
            <w:lang w:bidi="en-US"/>
          </w:rPr>
          <w:t>（</w:t>
        </w:r>
        <w:r w:rsidR="00270A78">
          <w:rPr>
            <w:rFonts w:cs="Times New Roman"/>
            <w:color w:val="000000" w:themeColor="text1"/>
            <w:lang w:bidi="en-US"/>
          </w:rPr>
          <w:t>5</w:t>
        </w:r>
        <w:r w:rsidR="001A38F9">
          <w:rPr>
            <w:rFonts w:cs="Times New Roman" w:hint="eastAsia"/>
            <w:color w:val="000000" w:themeColor="text1"/>
            <w:lang w:bidi="en-US"/>
          </w:rPr>
          <w:t>）</w:t>
        </w:r>
        <w:r>
          <w:rPr>
            <w:rFonts w:cs="Times New Roman"/>
            <w:color w:val="000000" w:themeColor="text1"/>
            <w:lang w:bidi="en-US"/>
          </w:rPr>
          <w:t>，</w:t>
        </w:r>
      </w:ins>
      <w:r>
        <w:rPr>
          <w:rFonts w:cs="Times New Roman"/>
          <w:color w:val="000000" w:themeColor="text1"/>
          <w:lang w:bidi="en-US"/>
        </w:rPr>
        <w:t>通过两端等效的序分量电压和电流测距。</w:t>
      </w:r>
    </w:p>
    <w:p w14:paraId="4033550D" w14:textId="7E76107E" w:rsidR="002A7E6F" w:rsidRDefault="002A7E6F" w:rsidP="002A7E6F">
      <w:pPr>
        <w:pStyle w:val="00"/>
        <w:ind w:firstLine="480"/>
        <w:rPr>
          <w:rFonts w:hint="eastAsia"/>
          <w:color w:val="000000" w:themeColor="text1"/>
          <w:lang w:bidi="en-US"/>
        </w:rPr>
      </w:pPr>
      <w:r>
        <w:rPr>
          <w:rFonts w:hint="eastAsia"/>
          <w:color w:val="000000" w:themeColor="text1"/>
          <w:szCs w:val="24"/>
        </w:rPr>
        <w:t>采用序分量测距，序分量的选择与故障点判别采用的序分量相同。</w:t>
      </w:r>
      <w:ins w:id="2478" w:author="智绘未来专利代理" w:date="2021-09-03T17:45:00Z">
        <w:r w:rsidR="00E8398E" w:rsidRPr="00E8398E">
          <w:rPr>
            <w:rFonts w:hint="eastAsia"/>
            <w:color w:val="000000" w:themeColor="text1"/>
            <w:szCs w:val="24"/>
          </w:rPr>
          <w:t>线路阻抗与长度成正比，线路发生故障时，线路两端的电压电流与故障距离呈线性关系</w:t>
        </w:r>
        <w:r w:rsidR="00A34218">
          <w:rPr>
            <w:rFonts w:hint="eastAsia"/>
            <w:color w:val="000000" w:themeColor="text1"/>
            <w:szCs w:val="24"/>
          </w:rPr>
          <w:t>，基于故障点</w:t>
        </w:r>
        <w:r w:rsidR="00A34218" w:rsidRPr="00A34218">
          <w:rPr>
            <w:rFonts w:hint="eastAsia"/>
            <w:color w:val="000000" w:themeColor="text1"/>
            <w:szCs w:val="24"/>
          </w:rPr>
          <w:t>两端</w:t>
        </w:r>
        <w:r w:rsidR="00A34218" w:rsidRPr="00A34218">
          <w:rPr>
            <w:rFonts w:hint="eastAsia"/>
            <w:color w:val="000000" w:themeColor="text1"/>
            <w:szCs w:val="24"/>
          </w:rPr>
          <w:t>m</w:t>
        </w:r>
        <w:r w:rsidR="00A34218" w:rsidRPr="00A34218">
          <w:rPr>
            <w:rFonts w:hint="eastAsia"/>
            <w:color w:val="000000" w:themeColor="text1"/>
            <w:szCs w:val="24"/>
          </w:rPr>
          <w:t>侧和</w:t>
        </w:r>
        <w:r w:rsidR="00A34218" w:rsidRPr="00A34218">
          <w:rPr>
            <w:rFonts w:hint="eastAsia"/>
            <w:color w:val="000000" w:themeColor="text1"/>
            <w:szCs w:val="24"/>
          </w:rPr>
          <w:t>n</w:t>
        </w:r>
        <w:r w:rsidR="00A34218" w:rsidRPr="00A34218">
          <w:rPr>
            <w:rFonts w:hint="eastAsia"/>
            <w:color w:val="000000" w:themeColor="text1"/>
            <w:szCs w:val="24"/>
          </w:rPr>
          <w:t>侧等效的序分量电压和电流</w:t>
        </w:r>
        <w:r w:rsidR="00A34218">
          <w:rPr>
            <w:rFonts w:hint="eastAsia"/>
            <w:color w:val="000000" w:themeColor="text1"/>
            <w:szCs w:val="24"/>
          </w:rPr>
          <w:t>，使用</w:t>
        </w:r>
        <w:r w:rsidR="00B52AAC" w:rsidRPr="00B52AAC">
          <w:rPr>
            <w:rFonts w:hint="eastAsia"/>
            <w:color w:val="000000" w:themeColor="text1"/>
            <w:szCs w:val="24"/>
          </w:rPr>
          <w:t>双端测距方法</w:t>
        </w:r>
        <w:r w:rsidR="00B52AAC">
          <w:rPr>
            <w:rFonts w:hint="eastAsia"/>
            <w:color w:val="000000" w:themeColor="text1"/>
            <w:szCs w:val="24"/>
          </w:rPr>
          <w:t>即可</w:t>
        </w:r>
        <w:r w:rsidR="00B52AAC" w:rsidRPr="00B52AAC">
          <w:rPr>
            <w:rFonts w:hint="eastAsia"/>
            <w:color w:val="000000" w:themeColor="text1"/>
            <w:szCs w:val="24"/>
          </w:rPr>
          <w:t>进行测距</w:t>
        </w:r>
        <w:r w:rsidR="00E8398E" w:rsidRPr="00E8398E">
          <w:rPr>
            <w:rFonts w:hint="eastAsia"/>
            <w:color w:val="000000" w:themeColor="text1"/>
            <w:szCs w:val="24"/>
          </w:rPr>
          <w:t>。</w:t>
        </w:r>
        <w:r w:rsidR="00B52AAC">
          <w:rPr>
            <w:rFonts w:hint="eastAsia"/>
            <w:color w:val="000000" w:themeColor="text1"/>
            <w:szCs w:val="24"/>
          </w:rPr>
          <w:t>值得注意是的，</w:t>
        </w:r>
        <w:r w:rsidR="00B52AAC" w:rsidRPr="00B52AAC">
          <w:rPr>
            <w:rFonts w:hint="eastAsia"/>
            <w:color w:val="000000" w:themeColor="text1"/>
            <w:szCs w:val="24"/>
          </w:rPr>
          <w:t>基于故障点两端</w:t>
        </w:r>
        <w:r w:rsidR="00B52AAC" w:rsidRPr="00B52AAC">
          <w:rPr>
            <w:rFonts w:hint="eastAsia"/>
            <w:color w:val="000000" w:themeColor="text1"/>
            <w:szCs w:val="24"/>
          </w:rPr>
          <w:t>m</w:t>
        </w:r>
        <w:r w:rsidR="00B52AAC" w:rsidRPr="00B52AAC">
          <w:rPr>
            <w:rFonts w:hint="eastAsia"/>
            <w:color w:val="000000" w:themeColor="text1"/>
            <w:szCs w:val="24"/>
          </w:rPr>
          <w:t>侧和</w:t>
        </w:r>
        <w:r w:rsidR="00B52AAC" w:rsidRPr="00B52AAC">
          <w:rPr>
            <w:rFonts w:hint="eastAsia"/>
            <w:color w:val="000000" w:themeColor="text1"/>
            <w:szCs w:val="24"/>
          </w:rPr>
          <w:t>n</w:t>
        </w:r>
        <w:r w:rsidR="00B52AAC" w:rsidRPr="00B52AAC">
          <w:rPr>
            <w:rFonts w:hint="eastAsia"/>
            <w:color w:val="000000" w:themeColor="text1"/>
            <w:szCs w:val="24"/>
          </w:rPr>
          <w:t>侧等效的序分量电压和电流</w:t>
        </w:r>
        <w:r w:rsidR="00B52AAC">
          <w:rPr>
            <w:rFonts w:hint="eastAsia"/>
            <w:color w:val="000000" w:themeColor="text1"/>
            <w:szCs w:val="24"/>
          </w:rPr>
          <w:t>的任意</w:t>
        </w:r>
        <w:r w:rsidR="00B52AAC" w:rsidRPr="00B52AAC">
          <w:rPr>
            <w:rFonts w:hint="eastAsia"/>
            <w:color w:val="000000" w:themeColor="text1"/>
            <w:szCs w:val="24"/>
          </w:rPr>
          <w:t>双端测距方法</w:t>
        </w:r>
        <w:r w:rsidR="00B52AAC">
          <w:rPr>
            <w:rFonts w:hint="eastAsia"/>
            <w:color w:val="000000" w:themeColor="text1"/>
            <w:szCs w:val="24"/>
          </w:rPr>
          <w:t>均可作为步骤（</w:t>
        </w:r>
        <w:r w:rsidR="00B52AAC">
          <w:rPr>
            <w:rFonts w:hint="eastAsia"/>
            <w:color w:val="000000" w:themeColor="text1"/>
            <w:szCs w:val="24"/>
          </w:rPr>
          <w:t>5</w:t>
        </w:r>
        <w:r w:rsidR="00B52AAC">
          <w:rPr>
            <w:rFonts w:hint="eastAsia"/>
            <w:color w:val="000000" w:themeColor="text1"/>
            <w:szCs w:val="24"/>
          </w:rPr>
          <w:t>）的实施手段。</w:t>
        </w:r>
        <w:r w:rsidR="00B92269">
          <w:rPr>
            <w:rFonts w:hint="eastAsia"/>
            <w:color w:val="000000" w:themeColor="text1"/>
            <w:szCs w:val="24"/>
          </w:rPr>
          <w:t>本发明的创新之处至少包括</w:t>
        </w:r>
        <w:r w:rsidR="00B92269" w:rsidRPr="00B92269">
          <w:rPr>
            <w:rFonts w:hint="eastAsia"/>
            <w:color w:val="000000" w:themeColor="text1"/>
            <w:szCs w:val="24"/>
          </w:rPr>
          <w:t>根据故障类型，选择最大电压差的序分量电压作为判别电压，根据</w:t>
        </w:r>
        <w:r w:rsidR="00B92269" w:rsidRPr="00B92269">
          <w:rPr>
            <w:rFonts w:hint="eastAsia"/>
            <w:color w:val="000000" w:themeColor="text1"/>
            <w:szCs w:val="24"/>
          </w:rPr>
          <w:t>T</w:t>
        </w:r>
        <w:r w:rsidR="00B92269" w:rsidRPr="00B92269">
          <w:rPr>
            <w:rFonts w:hint="eastAsia"/>
            <w:color w:val="000000" w:themeColor="text1"/>
            <w:szCs w:val="24"/>
          </w:rPr>
          <w:t>节点不同侧推导出的序分量电压差异性，结合二分法判断故障点位置，可以实现多端线路故障的精确定位及测距</w:t>
        </w:r>
        <w:r w:rsidR="00B92269">
          <w:rPr>
            <w:rFonts w:hint="eastAsia"/>
            <w:color w:val="000000" w:themeColor="text1"/>
            <w:szCs w:val="24"/>
          </w:rPr>
          <w:t>。</w:t>
        </w:r>
      </w:ins>
    </w:p>
    <w:p w14:paraId="0C52B9B4" w14:textId="77777777" w:rsidR="002A7E6F" w:rsidRDefault="002A7E6F" w:rsidP="002A7E6F">
      <w:pPr>
        <w:pStyle w:val="00"/>
        <w:ind w:firstLine="480"/>
        <w:rPr>
          <w:color w:val="000000" w:themeColor="text1"/>
          <w:lang w:bidi="en-US"/>
        </w:rPr>
      </w:pPr>
      <w:r>
        <w:rPr>
          <w:rFonts w:hint="eastAsia"/>
          <w:color w:val="000000" w:themeColor="text1"/>
          <w:lang w:bidi="en-US"/>
        </w:rPr>
        <w:t>若故障点在第</w:t>
      </w:r>
      <m:oMath>
        <m:r>
          <w:rPr>
            <w:rFonts w:ascii="Cambria Math" w:hAnsi="Cambria Math"/>
            <w:color w:val="000000" w:themeColor="text1"/>
            <w:lang w:bidi="en-US"/>
          </w:rPr>
          <m:t>i</m:t>
        </m:r>
        <m:d>
          <m:dPr>
            <m:ctrlPr>
              <w:rPr>
                <w:rFonts w:ascii="Cambria Math" w:hAnsi="Cambria Math"/>
                <w:color w:val="000000" w:themeColor="text1"/>
                <w:lang w:bidi="en-US"/>
              </w:rPr>
            </m:ctrlPr>
          </m:dPr>
          <m:e>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≤N+2</m:t>
            </m:r>
          </m:e>
        </m:d>
      </m:oMath>
      <w:r>
        <w:rPr>
          <w:rFonts w:hint="eastAsia"/>
          <w:color w:val="000000" w:themeColor="text1"/>
          <w:lang w:bidi="en-US"/>
        </w:rPr>
        <w:t>号线路节点和连接的</w:t>
      </w:r>
      <w:r>
        <w:rPr>
          <w:rFonts w:hint="eastAsia"/>
          <w:color w:val="000000" w:themeColor="text1"/>
          <w:lang w:bidi="en-US"/>
        </w:rPr>
        <w:t>T</w:t>
      </w:r>
      <w:r>
        <w:rPr>
          <w:rFonts w:hint="eastAsia"/>
          <w:color w:val="000000" w:themeColor="text1"/>
          <w:lang w:bidi="en-US"/>
        </w:rPr>
        <w:t>节点之间，为</w:t>
      </w:r>
      <m:oMath>
        <m:sSub>
          <m:sSubPr>
            <m:ctrlPr>
              <w:rPr>
                <w:rFonts w:ascii="Cambria Math" w:hAnsi="Cambria Math" w:cs="Times New Roman"/>
                <w:color w:val="000000" w:themeColor="text1"/>
                <w:lang w:bidi="en-US"/>
              </w:rPr>
            </m:ctrlPr>
          </m:sSubPr>
          <m:e>
            <m:r>
              <m:rPr>
                <m:sty m:val="p"/>
              </m:rPr>
              <w:rPr>
                <w:rFonts w:ascii="Cambria Math" w:hAnsi="Cambria Math" w:cs="Times New Roman"/>
                <w:color w:val="000000" w:themeColor="text1"/>
                <w:lang w:bidi="en-US"/>
              </w:rPr>
              <m:t>FL</m:t>
            </m:r>
          </m:e>
          <m:sub>
            <m:r>
              <w:rPr>
                <w:rFonts w:ascii="Cambria Math" w:hAnsi="Cambria Math" w:cs="Times New Roman"/>
                <w:color w:val="000000" w:themeColor="text1"/>
                <w:lang w:bidi="en-US"/>
              </w:rPr>
              <m:t>i</m:t>
            </m:r>
          </m:sub>
        </m:sSub>
      </m:oMath>
      <w:r>
        <w:rPr>
          <w:rFonts w:hint="eastAsia"/>
          <w:color w:val="000000" w:themeColor="text1"/>
          <w:lang w:bidi="en-US"/>
        </w:rPr>
        <w:t>位置，</w:t>
      </w:r>
      <w:r>
        <w:rPr>
          <w:rFonts w:hint="eastAsia"/>
          <w:color w:val="000000" w:themeColor="text1"/>
          <w:szCs w:val="24"/>
        </w:rPr>
        <w:t>两端</w:t>
      </w:r>
      <w:r>
        <w:rPr>
          <w:rFonts w:hint="eastAsia"/>
          <w:color w:val="000000" w:themeColor="text1"/>
          <w:szCs w:val="24"/>
        </w:rPr>
        <w:t>m</w:t>
      </w:r>
      <w:r>
        <w:rPr>
          <w:rFonts w:hint="eastAsia"/>
          <w:color w:val="000000" w:themeColor="text1"/>
          <w:szCs w:val="24"/>
        </w:rPr>
        <w:t>侧和</w:t>
      </w:r>
      <w:r>
        <w:rPr>
          <w:rFonts w:hint="eastAsia"/>
          <w:color w:val="000000" w:themeColor="text1"/>
          <w:szCs w:val="24"/>
        </w:rPr>
        <w:t>n</w:t>
      </w:r>
      <w:r>
        <w:rPr>
          <w:rFonts w:hint="eastAsia"/>
          <w:color w:val="000000" w:themeColor="text1"/>
          <w:szCs w:val="24"/>
        </w:rPr>
        <w:t>侧等效的序分量电压和电流为</w:t>
      </w:r>
      <w:r>
        <w:rPr>
          <w:rFonts w:ascii="宋体" w:hAnsi="宋体" w:hint="eastAsia"/>
          <w:color w:val="000000" w:themeColor="text1"/>
          <w:szCs w:val="24"/>
        </w:rPr>
        <w:t>：</w:t>
      </w:r>
    </w:p>
    <w:p w14:paraId="5CAAEA08" w14:textId="6004B782" w:rsidR="002A7E6F" w:rsidRPr="009B1CC0" w:rsidRDefault="002A7E6F" w:rsidP="009B1CC0">
      <w:pPr>
        <w:pStyle w:val="00"/>
        <w:ind w:firstLine="480"/>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Li</m:t>
              </m:r>
            </m:sub>
          </m:sSub>
        </m:oMath>
      </m:oMathPara>
    </w:p>
    <w:p w14:paraId="23E1253A" w14:textId="1B438185" w:rsidR="002A7E6F" w:rsidRPr="009B1CC0" w:rsidRDefault="002A7E6F" w:rsidP="009B1CC0">
      <w:pPr>
        <w:pStyle w:val="00"/>
        <w:ind w:firstLine="480"/>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Li</m:t>
              </m:r>
            </m:sub>
          </m:sSub>
        </m:oMath>
      </m:oMathPara>
    </w:p>
    <w:p w14:paraId="0F5DE044" w14:textId="0C8DF39D" w:rsidR="002A7E6F" w:rsidRPr="009B1CC0" w:rsidRDefault="002A7E6F" w:rsidP="009B1CC0">
      <w:pPr>
        <w:pStyle w:val="00"/>
        <w:ind w:firstLine="480"/>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1</m:t>
                      </m:r>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2</m:t>
                      </m:r>
                    </m:e>
                  </m:d>
                  <m:r>
                    <w:rPr>
                      <w:rFonts w:ascii="Cambria Math" w:hAnsi="Cambria Math"/>
                    </w:rPr>
                    <m:t>)/2</m:t>
                  </m:r>
                </m:e>
                <m:e>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2</m:t>
                      </m:r>
                    </m:e>
                  </m:d>
                  <m:r>
                    <w:rPr>
                      <w:rFonts w:ascii="Cambria Math" w:hAnsi="Cambria Math"/>
                    </w:rPr>
                    <m:t>)/2</m:t>
                  </m:r>
                </m:e>
                <m:e>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N</m:t>
                      </m:r>
                    </m:sub>
                  </m:sSub>
                  <m:d>
                    <m:dPr>
                      <m:begChr m:val="["/>
                      <m:endChr m:val="]"/>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N</m:t>
                      </m:r>
                    </m:sub>
                  </m:sSub>
                  <m:d>
                    <m:dPr>
                      <m:begChr m:val="["/>
                      <m:endChr m:val="]"/>
                      <m:ctrlPr>
                        <w:rPr>
                          <w:rFonts w:ascii="Cambria Math" w:hAnsi="Cambria Math"/>
                          <w:i/>
                        </w:rPr>
                      </m:ctrlPr>
                    </m:dPr>
                    <m:e>
                      <m:r>
                        <w:rPr>
                          <w:rFonts w:ascii="Cambria Math" w:hAnsi="Cambria Math"/>
                        </w:rPr>
                        <m:t>1</m:t>
                      </m:r>
                    </m:e>
                  </m:d>
                  <m:r>
                    <w:rPr>
                      <w:rFonts w:ascii="Cambria Math" w:hAnsi="Cambria Math"/>
                    </w:rPr>
                    <m:t>)/2</m:t>
                  </m:r>
                </m:e>
              </m:eqArr>
            </m:e>
          </m:d>
          <m:eqArr>
            <m:eqArrPr>
              <m:ctrlPr>
                <w:rPr>
                  <w:rFonts w:ascii="Cambria Math" w:hAnsi="Cambria Math"/>
                  <w:i/>
                </w:rPr>
              </m:ctrlPr>
            </m:eqArrPr>
            <m:e>
              <m:r>
                <w:rPr>
                  <w:rFonts w:ascii="Cambria Math" w:hAnsi="Cambria Math"/>
                </w:rPr>
                <m:t>(</m:t>
              </m:r>
              <m:r>
                <w:rPr>
                  <w:rFonts w:ascii="Cambria Math" w:hAnsi="Cambria Math"/>
                </w:rPr>
                <m:t>i</m:t>
              </m:r>
              <m:r>
                <w:rPr>
                  <w:rFonts w:ascii="Cambria Math" w:hAnsi="Cambria Math"/>
                </w:rPr>
                <m:t>=1)</m:t>
              </m:r>
            </m:e>
            <m:e>
              <m:r>
                <w:rPr>
                  <w:rFonts w:ascii="Cambria Math" w:hAnsi="Cambria Math"/>
                </w:rPr>
                <m:t>(1&lt;</m:t>
              </m:r>
              <m:r>
                <w:rPr>
                  <w:rFonts w:ascii="Cambria Math" w:hAnsi="Cambria Math"/>
                </w:rPr>
                <m:t>i</m:t>
              </m:r>
              <m:r>
                <w:rPr>
                  <w:rFonts w:ascii="Cambria Math" w:hAnsi="Cambria Math"/>
                </w:rPr>
                <m:t>&lt;</m:t>
              </m:r>
              <m:r>
                <w:rPr>
                  <w:rFonts w:ascii="Cambria Math" w:hAnsi="Cambria Math"/>
                </w:rPr>
                <m:t>N</m:t>
              </m:r>
              <m:r>
                <w:rPr>
                  <w:rFonts w:ascii="Cambria Math" w:hAnsi="Cambria Math"/>
                </w:rPr>
                <m:t>+2)</m:t>
              </m:r>
            </m:e>
            <m:e>
              <m:r>
                <w:rPr>
                  <w:rFonts w:ascii="Cambria Math" w:hAnsi="Cambria Math"/>
                </w:rPr>
                <m:t>(</m:t>
              </m:r>
              <m:r>
                <w:rPr>
                  <w:rFonts w:ascii="Cambria Math" w:hAnsi="Cambria Math"/>
                </w:rPr>
                <m:t>i</m:t>
              </m:r>
              <m:r>
                <w:rPr>
                  <w:rFonts w:ascii="Cambria Math" w:hAnsi="Cambria Math"/>
                </w:rPr>
                <m:t>=</m:t>
              </m:r>
              <m:r>
                <w:rPr>
                  <w:rFonts w:ascii="Cambria Math" w:hAnsi="Cambria Math"/>
                </w:rPr>
                <m:t>N</m:t>
              </m:r>
              <m:r>
                <w:rPr>
                  <w:rFonts w:ascii="Cambria Math" w:hAnsi="Cambria Math"/>
                </w:rPr>
                <m:t>+2)</m:t>
              </m:r>
            </m:e>
          </m:eqArr>
        </m:oMath>
      </m:oMathPara>
    </w:p>
    <w:p w14:paraId="1F713B0A" w14:textId="104FD5A0" w:rsidR="002A7E6F" w:rsidRPr="009B1CC0" w:rsidRDefault="002A7E6F" w:rsidP="009B1CC0">
      <w:pPr>
        <w:pStyle w:val="00"/>
        <w:ind w:firstLine="480"/>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+2</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Lj</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m</m:t>
              </m:r>
            </m:sub>
          </m:sSub>
        </m:oMath>
      </m:oMathPara>
    </w:p>
    <w:p w14:paraId="55F2BA29" w14:textId="77777777" w:rsidR="002A7E6F" w:rsidRDefault="002A7E6F" w:rsidP="002A7E6F">
      <w:pPr>
        <w:pStyle w:val="00"/>
        <w:ind w:firstLine="480"/>
        <w:rPr>
          <w:color w:val="000000" w:themeColor="text1"/>
          <w:szCs w:val="24"/>
        </w:rPr>
      </w:pPr>
      <w:r>
        <w:rPr>
          <w:rFonts w:hint="eastAsia"/>
          <w:color w:val="000000" w:themeColor="text1"/>
          <w:szCs w:val="24"/>
        </w:rPr>
        <w:t>计算出</w:t>
      </w:r>
      <w:r>
        <w:rPr>
          <w:rFonts w:hint="eastAsia"/>
          <w:color w:val="000000" w:themeColor="text1"/>
          <w:szCs w:val="24"/>
        </w:rPr>
        <w:t>m</w:t>
      </w:r>
      <w:r>
        <w:rPr>
          <w:rFonts w:hint="eastAsia"/>
          <w:color w:val="000000" w:themeColor="text1"/>
          <w:szCs w:val="24"/>
        </w:rPr>
        <w:t>侧和</w:t>
      </w:r>
      <w:r>
        <w:rPr>
          <w:rFonts w:hint="eastAsia"/>
          <w:color w:val="000000" w:themeColor="text1"/>
          <w:szCs w:val="24"/>
        </w:rPr>
        <w:t>n</w:t>
      </w:r>
      <w:r>
        <w:rPr>
          <w:rFonts w:hint="eastAsia"/>
          <w:color w:val="000000" w:themeColor="text1"/>
          <w:szCs w:val="24"/>
        </w:rPr>
        <w:t>侧的序分量电压、电流后，可以根据常规双端测距方法进行测距。</w:t>
      </w:r>
    </w:p>
    <w:p w14:paraId="5BDC9454" w14:textId="77777777" w:rsidR="002A7E6F" w:rsidRDefault="002A7E6F" w:rsidP="002A7E6F">
      <w:pPr>
        <w:pStyle w:val="00"/>
        <w:ind w:firstLine="480"/>
        <w:rPr>
          <w:color w:val="000000" w:themeColor="text1"/>
          <w:lang w:bidi="en-US"/>
        </w:rPr>
      </w:pPr>
      <w:r>
        <w:rPr>
          <w:rFonts w:hint="eastAsia"/>
          <w:color w:val="000000" w:themeColor="text1"/>
          <w:lang w:bidi="en-US"/>
        </w:rPr>
        <w:lastRenderedPageBreak/>
        <w:t>若故障点在第</w:t>
      </w:r>
      <m:oMath>
        <m:r>
          <w:rPr>
            <w:rFonts w:ascii="Cambria Math" w:hAnsi="Cambria Math"/>
            <w:color w:val="000000" w:themeColor="text1"/>
            <w:lang w:bidi="en-US"/>
          </w:rPr>
          <m:t>i</m:t>
        </m:r>
        <m:d>
          <m:dPr>
            <m:ctrlPr>
              <w:rPr>
                <w:rFonts w:ascii="Cambria Math" w:hAnsi="Cambria Math"/>
                <w:color w:val="000000" w:themeColor="text1"/>
                <w:szCs w:val="24"/>
              </w:rPr>
            </m:ctrlPr>
          </m:dPr>
          <m:e>
            <m:r>
              <m:rPr>
                <m:sty m:val="p"/>
              </m:rPr>
              <w:rPr>
                <w:rFonts w:ascii="Cambria Math" w:hAnsi="Cambria Math"/>
                <w:color w:val="000000" w:themeColor="text1"/>
                <w:szCs w:val="24"/>
              </w:rPr>
              <m:t>1≤</m:t>
            </m:r>
            <m:r>
              <w:rPr>
                <w:rFonts w:ascii="Cambria Math" w:hAnsi="Cambria Math"/>
                <w:color w:val="000000" w:themeColor="text1"/>
                <w:szCs w:val="24"/>
              </w:rPr>
              <m:t>i</m:t>
            </m:r>
            <m:r>
              <m:rPr>
                <m:sty m:val="p"/>
              </m:rPr>
              <w:rPr>
                <w:rFonts w:ascii="Cambria Math" w:hAnsi="Cambria Math"/>
                <w:color w:val="000000" w:themeColor="text1"/>
                <w:szCs w:val="24"/>
              </w:rPr>
              <m:t>≤N</m:t>
            </m:r>
            <m:r>
              <w:rPr>
                <w:rFonts w:ascii="Cambria Math" w:hAnsi="Cambria Math"/>
                <w:color w:val="000000" w:themeColor="text1"/>
                <w:szCs w:val="24"/>
              </w:rPr>
              <m:t>-1</m:t>
            </m:r>
          </m:e>
        </m:d>
      </m:oMath>
      <w:r>
        <w:rPr>
          <w:rFonts w:hint="eastAsia"/>
          <w:color w:val="000000" w:themeColor="text1"/>
          <w:lang w:bidi="en-US"/>
        </w:rPr>
        <w:t>号</w:t>
      </w:r>
      <w:r>
        <w:rPr>
          <w:rFonts w:hint="eastAsia"/>
          <w:color w:val="000000" w:themeColor="text1"/>
          <w:lang w:bidi="en-US"/>
        </w:rPr>
        <w:t>T</w:t>
      </w:r>
      <w:r>
        <w:rPr>
          <w:rFonts w:hint="eastAsia"/>
          <w:color w:val="000000" w:themeColor="text1"/>
          <w:lang w:bidi="en-US"/>
        </w:rPr>
        <w:t>节点和第</w:t>
      </w:r>
      <m:oMath>
        <m:r>
          <w:rPr>
            <w:rFonts w:ascii="Cambria Math" w:hAnsi="Cambria Math"/>
            <w:color w:val="000000" w:themeColor="text1"/>
            <w:lang w:bidi="en-US"/>
          </w:rPr>
          <m:t>i</m:t>
        </m:r>
      </m:oMath>
      <w:r>
        <w:rPr>
          <w:rFonts w:cs="Times New Roman" w:hint="eastAsia"/>
          <w:color w:val="000000" w:themeColor="text1"/>
          <w:lang w:bidi="en-US"/>
        </w:rPr>
        <w:t>+</w:t>
      </w:r>
      <w:r>
        <w:rPr>
          <w:rFonts w:cs="Times New Roman"/>
          <w:color w:val="000000" w:themeColor="text1"/>
          <w:lang w:bidi="en-US"/>
        </w:rPr>
        <w:t>1</w:t>
      </w:r>
      <w:r>
        <w:rPr>
          <w:rFonts w:cs="Times New Roman" w:hint="eastAsia"/>
          <w:color w:val="000000" w:themeColor="text1"/>
          <w:lang w:bidi="en-US"/>
        </w:rPr>
        <w:t>号</w:t>
      </w:r>
      <w:r>
        <w:rPr>
          <w:rFonts w:hint="eastAsia"/>
          <w:color w:val="000000" w:themeColor="text1"/>
          <w:lang w:bidi="en-US"/>
        </w:rPr>
        <w:t>T</w:t>
      </w:r>
      <w:r>
        <w:rPr>
          <w:rFonts w:hint="eastAsia"/>
          <w:color w:val="000000" w:themeColor="text1"/>
          <w:lang w:bidi="en-US"/>
        </w:rPr>
        <w:t>节点之间，为</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FTT</m:t>
            </m:r>
          </m:e>
          <m:sub>
            <m:r>
              <w:rPr>
                <w:rFonts w:ascii="Cambria Math" w:hAnsi="Cambria Math"/>
                <w:color w:val="000000" w:themeColor="text1"/>
                <w:szCs w:val="24"/>
              </w:rPr>
              <m:t>i</m:t>
            </m:r>
          </m:sub>
        </m:sSub>
      </m:oMath>
      <w:r>
        <w:rPr>
          <w:rFonts w:hint="eastAsia"/>
          <w:color w:val="000000" w:themeColor="text1"/>
          <w:lang w:bidi="en-US"/>
        </w:rPr>
        <w:t>位置，</w:t>
      </w:r>
      <w:r>
        <w:rPr>
          <w:rFonts w:hint="eastAsia"/>
          <w:color w:val="000000" w:themeColor="text1"/>
          <w:szCs w:val="24"/>
        </w:rPr>
        <w:t>两端</w:t>
      </w:r>
      <w:r>
        <w:rPr>
          <w:rFonts w:hint="eastAsia"/>
          <w:color w:val="000000" w:themeColor="text1"/>
          <w:szCs w:val="24"/>
        </w:rPr>
        <w:t>m</w:t>
      </w:r>
      <w:r>
        <w:rPr>
          <w:rFonts w:hint="eastAsia"/>
          <w:color w:val="000000" w:themeColor="text1"/>
          <w:szCs w:val="24"/>
        </w:rPr>
        <w:t>侧和</w:t>
      </w:r>
      <w:r>
        <w:rPr>
          <w:rFonts w:hint="eastAsia"/>
          <w:color w:val="000000" w:themeColor="text1"/>
          <w:szCs w:val="24"/>
        </w:rPr>
        <w:t>n</w:t>
      </w:r>
      <w:r>
        <w:rPr>
          <w:rFonts w:hint="eastAsia"/>
          <w:color w:val="000000" w:themeColor="text1"/>
          <w:szCs w:val="24"/>
        </w:rPr>
        <w:t>侧</w:t>
      </w:r>
      <w:r>
        <w:rPr>
          <w:rFonts w:cs="Times New Roman"/>
          <w:color w:val="000000" w:themeColor="text1"/>
          <w:szCs w:val="24"/>
        </w:rPr>
        <w:t>等效的序分量电压和电流</w:t>
      </w:r>
      <w:r>
        <w:rPr>
          <w:rFonts w:cs="Times New Roman" w:hint="eastAsia"/>
          <w:color w:val="000000" w:themeColor="text1"/>
          <w:szCs w:val="24"/>
        </w:rPr>
        <w:t>为</w:t>
      </w:r>
      <w:r>
        <w:rPr>
          <w:rFonts w:cs="Times New Roman"/>
          <w:color w:val="000000" w:themeColor="text1"/>
          <w:szCs w:val="24"/>
        </w:rPr>
        <w:t>：</w:t>
      </w:r>
    </w:p>
    <w:p w14:paraId="383347C3" w14:textId="75784A12" w:rsidR="002A7E6F" w:rsidRPr="009B1CC0" w:rsidRDefault="002A7E6F" w:rsidP="009B1CC0">
      <w:pPr>
        <w:pStyle w:val="00"/>
        <w:ind w:firstLine="480"/>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1</m:t>
                  </m:r>
                </m:e>
              </m:d>
            </m:num>
            <m:den>
              <m:r>
                <w:rPr>
                  <w:rFonts w:ascii="Cambria Math" w:hAnsi="Cambria Math"/>
                </w:rPr>
                <m:t>2</m:t>
              </m:r>
            </m:den>
          </m:f>
        </m:oMath>
      </m:oMathPara>
    </w:p>
    <w:p w14:paraId="2254D73D" w14:textId="51FF3AB7" w:rsidR="002A7E6F" w:rsidRPr="009B1CC0" w:rsidRDefault="002A7E6F" w:rsidP="009B1CC0">
      <w:pPr>
        <w:pStyle w:val="00"/>
        <w:ind w:firstLine="480"/>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m</m:t>
              </m:r>
            </m:sub>
          </m:sSub>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i</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Lj</m:t>
                  </m:r>
                </m:sub>
              </m:sSub>
            </m:e>
          </m:nary>
        </m:oMath>
      </m:oMathPara>
    </w:p>
    <w:p w14:paraId="2BD1F902" w14:textId="2BF0310A" w:rsidR="002A7E6F" w:rsidRPr="009B1CC0" w:rsidRDefault="002A7E6F" w:rsidP="009B1CC0">
      <w:pPr>
        <w:pStyle w:val="00"/>
        <w:ind w:firstLine="480"/>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n</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
                <m:dPr>
                  <m:begChr m:val="["/>
                  <m:endChr m:val="]"/>
                  <m:ctrlPr>
                    <w:rPr>
                      <w:rFonts w:ascii="Cambria Math" w:hAnsi="Cambria Math"/>
                      <w:i/>
                    </w:rPr>
                  </m:ctrlPr>
                </m:dPr>
                <m:e>
                  <m:r>
                    <w:rPr>
                      <w:rFonts w:ascii="Cambria Math" w:hAnsi="Cambria Math"/>
                    </w:rPr>
                    <m:t>1</m:t>
                  </m:r>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d>
                <m:dPr>
                  <m:begChr m:val="["/>
                  <m:endChr m:val="]"/>
                  <m:ctrlPr>
                    <w:rPr>
                      <w:rFonts w:ascii="Cambria Math" w:hAnsi="Cambria Math"/>
                      <w:i/>
                    </w:rPr>
                  </m:ctrlPr>
                </m:dPr>
                <m:e>
                  <m:r>
                    <w:rPr>
                      <w:rFonts w:ascii="Cambria Math" w:hAnsi="Cambria Math"/>
                    </w:rPr>
                    <m:t>2</m:t>
                  </m:r>
                </m:e>
              </m:d>
            </m:num>
            <m:den>
              <m:r>
                <w:rPr>
                  <w:rFonts w:ascii="Cambria Math" w:hAnsi="Cambria Math"/>
                </w:rPr>
                <m:t>2</m:t>
              </m:r>
            </m:den>
          </m:f>
        </m:oMath>
      </m:oMathPara>
    </w:p>
    <w:p w14:paraId="314A7DE5" w14:textId="6CC9644B" w:rsidR="002A7E6F" w:rsidRPr="009B1CC0" w:rsidRDefault="002A7E6F" w:rsidP="009B1CC0">
      <w:pPr>
        <w:pStyle w:val="00"/>
        <w:ind w:firstLine="480"/>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+2</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Lj</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m</m:t>
              </m:r>
            </m:sub>
          </m:sSub>
        </m:oMath>
      </m:oMathPara>
    </w:p>
    <w:p w14:paraId="11CC8E90" w14:textId="77777777" w:rsidR="002A7E6F" w:rsidRDefault="002A7E6F" w:rsidP="002A7E6F">
      <w:pPr>
        <w:pStyle w:val="00"/>
        <w:ind w:firstLine="480"/>
        <w:rPr>
          <w:color w:val="000000" w:themeColor="text1"/>
          <w:szCs w:val="24"/>
          <w:lang w:bidi="en-US"/>
        </w:rPr>
      </w:pPr>
      <w:r>
        <w:rPr>
          <w:rFonts w:hint="eastAsia"/>
          <w:color w:val="000000" w:themeColor="text1"/>
          <w:szCs w:val="24"/>
        </w:rPr>
        <w:t>计算出</w:t>
      </w:r>
      <w:r>
        <w:rPr>
          <w:rFonts w:hint="eastAsia"/>
          <w:color w:val="000000" w:themeColor="text1"/>
          <w:szCs w:val="24"/>
        </w:rPr>
        <w:t>m</w:t>
      </w:r>
      <w:r>
        <w:rPr>
          <w:rFonts w:hint="eastAsia"/>
          <w:color w:val="000000" w:themeColor="text1"/>
          <w:szCs w:val="24"/>
        </w:rPr>
        <w:t>侧和</w:t>
      </w:r>
      <w:r>
        <w:rPr>
          <w:rFonts w:hint="eastAsia"/>
          <w:color w:val="000000" w:themeColor="text1"/>
          <w:szCs w:val="24"/>
        </w:rPr>
        <w:t>n</w:t>
      </w:r>
      <w:r>
        <w:rPr>
          <w:rFonts w:hint="eastAsia"/>
          <w:color w:val="000000" w:themeColor="text1"/>
          <w:szCs w:val="24"/>
        </w:rPr>
        <w:t>侧的序分量电压、电流后，可以根据常规双端测距方法进行测距。</w:t>
      </w:r>
    </w:p>
    <w:p w14:paraId="1263B8B9" w14:textId="77777777" w:rsidR="00190AAD" w:rsidRDefault="00190AAD">
      <w:pPr>
        <w:pStyle w:val="00"/>
        <w:ind w:firstLine="480"/>
        <w:rPr>
          <w:del w:id="2479" w:author="智绘未来专利代理" w:date="2021-09-03T17:45:00Z"/>
          <w:color w:val="000000" w:themeColor="text1"/>
          <w:lang w:bidi="en-US"/>
        </w:rPr>
      </w:pPr>
    </w:p>
    <w:p w14:paraId="4CED1A47" w14:textId="77777777" w:rsidR="006C1709" w:rsidRDefault="00D95AD5" w:rsidP="006C1709">
      <w:pPr>
        <w:pStyle w:val="00"/>
        <w:ind w:firstLine="480"/>
        <w:rPr>
          <w:ins w:id="2480" w:author="智绘未来专利代理" w:date="2021-09-03T17:45:00Z"/>
          <w:rFonts w:hint="eastAsia"/>
        </w:rPr>
      </w:pPr>
      <w:ins w:id="2481" w:author="智绘未来专利代理" w:date="2021-09-03T17:45:00Z">
        <w:r>
          <w:rPr>
            <w:rFonts w:hint="eastAsia"/>
          </w:rPr>
          <w:t>本发明的有益效果在于，与现有技术相比，</w:t>
        </w:r>
        <w:r w:rsidR="006C1709">
          <w:rPr>
            <w:rFonts w:hint="eastAsia"/>
          </w:rPr>
          <w:t>本发明的多端线路保护故障定位及测距的方法，可以解决目前多端线路不能有效测距问题。</w:t>
        </w:r>
      </w:ins>
    </w:p>
    <w:p w14:paraId="25627688" w14:textId="49E15124" w:rsidR="00D95AD5" w:rsidRPr="007A29F3" w:rsidRDefault="006C1709" w:rsidP="006C1709">
      <w:pPr>
        <w:pStyle w:val="00"/>
        <w:ind w:firstLine="480"/>
        <w:rPr>
          <w:ins w:id="2482" w:author="智绘未来专利代理" w:date="2021-09-03T17:45:00Z"/>
        </w:rPr>
      </w:pPr>
      <w:ins w:id="2483" w:author="智绘未来专利代理" w:date="2021-09-03T17:45:00Z">
        <w:r>
          <w:rPr>
            <w:rFonts w:hint="eastAsia"/>
          </w:rPr>
          <w:t>本发明方法根据故障类型，选择最大电压差的序分量电压作为判别电压，根据</w:t>
        </w:r>
        <w:r>
          <w:rPr>
            <w:rFonts w:hint="eastAsia"/>
          </w:rPr>
          <w:t>T</w:t>
        </w:r>
        <w:r>
          <w:rPr>
            <w:rFonts w:hint="eastAsia"/>
          </w:rPr>
          <w:t>节点不同侧推导出的序分量电压差异性，结合二分法判断故障点位置，可以实现多端线路故障的精确定位及测距。</w:t>
        </w:r>
      </w:ins>
    </w:p>
    <w:p w14:paraId="56E5CD99" w14:textId="408B94A4" w:rsidR="00241BF9" w:rsidRPr="009B1CC0" w:rsidRDefault="00241BF9" w:rsidP="00241BF9">
      <w:pPr>
        <w:pStyle w:val="00"/>
        <w:ind w:firstLine="480"/>
      </w:pPr>
      <w:r w:rsidRPr="009B1CC0">
        <w:rPr>
          <w:rFonts w:hint="eastAsia"/>
        </w:rPr>
        <w:t>本发明申请人结合说明书附图对本发明的实施示例做了详细的说明与描述，但是本领域技术人员应该理解，以上实施示例仅为本发明的优选实施方案，详尽的说明只是为了帮助读者更好地理解本发明精神，而并非对本发明保护范围的限制，相反，任何基于本发明的发明精神所作的任何改进或修饰都应当落在本发明的保护范围之内。</w:t>
      </w:r>
    </w:p>
    <w:p w14:paraId="45D23191" w14:textId="77777777" w:rsidR="00241BF9" w:rsidRPr="00241BF9" w:rsidRDefault="00241BF9" w:rsidP="00241BF9">
      <w:pPr>
        <w:pStyle w:val="00"/>
        <w:ind w:firstLine="480"/>
        <w:rPr>
          <w:ins w:id="2484" w:author="智绘未来专利代理" w:date="2021-09-03T17:45:00Z"/>
        </w:rPr>
      </w:pPr>
    </w:p>
    <w:p w14:paraId="1B7788A4" w14:textId="786D2C68" w:rsidR="00BD1EF3" w:rsidRPr="009B1CC0" w:rsidRDefault="00BD1EF3">
      <w:pPr>
        <w:sectPr w:rsidR="00BD1EF3" w:rsidRPr="009B1CC0" w:rsidSect="00C35F92">
          <w:pgSz w:w="11906" w:h="16838"/>
          <w:pgMar w:top="1440" w:right="1800" w:bottom="1440" w:left="1800" w:header="851" w:footer="992" w:gutter="0"/>
          <w:pgNumType w:start="1"/>
          <w:cols w:space="425"/>
          <w:docGrid w:type="lines" w:linePitch="312"/>
        </w:sectPr>
      </w:pPr>
    </w:p>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D1EF3" w:rsidRPr="004B3D6A" w14:paraId="301D52AA" w14:textId="77777777" w:rsidTr="00C7412B">
        <w:tc>
          <w:tcPr>
            <w:tcW w:w="5000" w:type="pct"/>
          </w:tcPr>
          <w:p w14:paraId="58898E1A" w14:textId="54523194" w:rsidR="00BD1EF3" w:rsidRPr="009B1CC0" w:rsidRDefault="00BD1EF3" w:rsidP="00C7412B">
            <w:pPr>
              <w:jc w:val="center"/>
              <w:rPr>
                <w:sz w:val="28"/>
              </w:rPr>
            </w:pPr>
            <w:r w:rsidRPr="009B1CC0">
              <w:rPr>
                <w:rFonts w:hint="eastAsia"/>
                <w:sz w:val="28"/>
              </w:rPr>
              <w:lastRenderedPageBreak/>
              <w:t>说</w:t>
            </w:r>
            <w:r w:rsidRPr="009B1CC0">
              <w:rPr>
                <w:rFonts w:hint="eastAsia"/>
                <w:sz w:val="28"/>
              </w:rPr>
              <w:t xml:space="preserve"> </w:t>
            </w:r>
            <w:r w:rsidRPr="009B1CC0">
              <w:rPr>
                <w:rFonts w:hint="eastAsia"/>
                <w:sz w:val="28"/>
              </w:rPr>
              <w:t>明</w:t>
            </w:r>
            <w:r w:rsidRPr="009B1CC0">
              <w:rPr>
                <w:rFonts w:hint="eastAsia"/>
                <w:sz w:val="28"/>
              </w:rPr>
              <w:t xml:space="preserve"> </w:t>
            </w:r>
            <w:r w:rsidRPr="009B1CC0">
              <w:rPr>
                <w:rFonts w:hint="eastAsia"/>
                <w:sz w:val="28"/>
              </w:rPr>
              <w:t>书</w:t>
            </w:r>
            <w:r w:rsidRPr="009B1CC0">
              <w:rPr>
                <w:rFonts w:hint="eastAsia"/>
                <w:sz w:val="28"/>
              </w:rPr>
              <w:t xml:space="preserve"> </w:t>
            </w:r>
            <w:r w:rsidRPr="009B1CC0">
              <w:rPr>
                <w:rFonts w:hint="eastAsia"/>
                <w:sz w:val="28"/>
              </w:rPr>
              <w:t>附</w:t>
            </w:r>
            <w:r w:rsidRPr="009B1CC0">
              <w:rPr>
                <w:rFonts w:hint="eastAsia"/>
                <w:sz w:val="28"/>
              </w:rPr>
              <w:t xml:space="preserve"> </w:t>
            </w:r>
            <w:r w:rsidRPr="009B1CC0">
              <w:rPr>
                <w:rFonts w:hint="eastAsia"/>
                <w:sz w:val="28"/>
              </w:rPr>
              <w:t>图</w:t>
            </w:r>
          </w:p>
        </w:tc>
      </w:tr>
    </w:tbl>
    <w:p w14:paraId="5EB5478A" w14:textId="29EEEE4F" w:rsidR="00BD1EF3" w:rsidRDefault="00BD1EF3" w:rsidP="00D04FDC">
      <w:pPr>
        <w:jc w:val="center"/>
      </w:pPr>
    </w:p>
    <w:p w14:paraId="4E390A24" w14:textId="0ADF254E" w:rsidR="00733944" w:rsidRPr="009B1CC0" w:rsidRDefault="00845592" w:rsidP="00D04FDC">
      <w:pPr>
        <w:jc w:val="center"/>
      </w:pPr>
      <w:r>
        <w:rPr>
          <w:color w:val="000000" w:themeColor="text1"/>
        </w:rPr>
        <w:object w:dxaOrig="11353" w:dyaOrig="3976" w14:anchorId="663142DE">
          <v:shape id="_x0000_i1029" type="#_x0000_t75" style="width:417.4pt;height:144.9pt" o:ole="">
            <v:imagedata r:id="rId16" o:title=""/>
          </v:shape>
          <o:OLEObject Type="Embed" ProgID="Visio.Drawing.11" ShapeID="_x0000_i1029" DrawAspect="Content" ObjectID="_1692198309" r:id="rId17"/>
        </w:object>
      </w:r>
    </w:p>
    <w:p w14:paraId="5D56943E" w14:textId="3DFD9F65" w:rsidR="00516458" w:rsidRPr="009B1CC0" w:rsidRDefault="00D04FDC" w:rsidP="002C172F">
      <w:pPr>
        <w:jc w:val="center"/>
        <w:rPr>
          <w:b/>
          <w:sz w:val="24"/>
        </w:rPr>
      </w:pPr>
      <w:r w:rsidRPr="009B1CC0">
        <w:rPr>
          <w:rFonts w:hint="eastAsia"/>
          <w:b/>
          <w:sz w:val="24"/>
        </w:rPr>
        <w:t>图</w:t>
      </w:r>
      <w:r w:rsidRPr="009B1CC0">
        <w:rPr>
          <w:rFonts w:hint="eastAsia"/>
          <w:b/>
          <w:sz w:val="24"/>
        </w:rPr>
        <w:t xml:space="preserve"> </w:t>
      </w:r>
      <w:r w:rsidRPr="009B1CC0">
        <w:rPr>
          <w:b/>
          <w:sz w:val="24"/>
        </w:rPr>
        <w:fldChar w:fldCharType="begin"/>
      </w:r>
      <w:r w:rsidRPr="009B1CC0">
        <w:rPr>
          <w:b/>
          <w:sz w:val="24"/>
        </w:rPr>
        <w:instrText xml:space="preserve"> </w:instrText>
      </w:r>
      <w:r w:rsidRPr="009B1CC0">
        <w:rPr>
          <w:rFonts w:hint="eastAsia"/>
          <w:b/>
          <w:sz w:val="24"/>
        </w:rPr>
        <w:instrText xml:space="preserve">SEQ </w:instrText>
      </w:r>
      <w:r w:rsidRPr="009B1CC0">
        <w:rPr>
          <w:rFonts w:hint="eastAsia"/>
          <w:b/>
          <w:sz w:val="24"/>
        </w:rPr>
        <w:instrText>图</w:instrText>
      </w:r>
      <w:r w:rsidRPr="009B1CC0">
        <w:rPr>
          <w:rFonts w:hint="eastAsia"/>
          <w:b/>
          <w:sz w:val="24"/>
        </w:rPr>
        <w:instrText xml:space="preserve"> \* ARABIC</w:instrText>
      </w:r>
      <w:r w:rsidRPr="009B1CC0">
        <w:rPr>
          <w:b/>
          <w:sz w:val="24"/>
        </w:rPr>
        <w:instrText xml:space="preserve"> </w:instrText>
      </w:r>
      <w:r w:rsidRPr="009B1CC0">
        <w:rPr>
          <w:b/>
          <w:sz w:val="24"/>
        </w:rPr>
        <w:fldChar w:fldCharType="separate"/>
      </w:r>
      <w:r w:rsidR="000C07D3" w:rsidRPr="009B1CC0">
        <w:rPr>
          <w:b/>
          <w:sz w:val="24"/>
        </w:rPr>
        <w:t>1</w:t>
      </w:r>
      <w:r w:rsidRPr="009B1CC0">
        <w:rPr>
          <w:b/>
          <w:sz w:val="24"/>
        </w:rPr>
        <w:fldChar w:fldCharType="end"/>
      </w:r>
    </w:p>
    <w:p w14:paraId="048D2297" w14:textId="77777777" w:rsidR="007712EB" w:rsidRPr="009B1CC0" w:rsidRDefault="007712EB" w:rsidP="002C172F">
      <w:pPr>
        <w:jc w:val="center"/>
        <w:rPr>
          <w:b/>
          <w:sz w:val="24"/>
        </w:rPr>
      </w:pPr>
    </w:p>
    <w:p w14:paraId="73FD649D" w14:textId="52B3A32C" w:rsidR="00920FEE" w:rsidRPr="009B1CC0" w:rsidRDefault="00845592" w:rsidP="002C172F">
      <w:pPr>
        <w:jc w:val="center"/>
        <w:rPr>
          <w:b/>
          <w:sz w:val="24"/>
        </w:rPr>
      </w:pPr>
      <w:r>
        <w:rPr>
          <w:color w:val="000000" w:themeColor="text1"/>
        </w:rPr>
        <w:object w:dxaOrig="11354" w:dyaOrig="4033" w14:anchorId="7363B214">
          <v:shape id="_x0000_i1030" type="#_x0000_t75" style="width:414.7pt;height:148.55pt" o:ole="">
            <v:imagedata r:id="rId18" o:title=""/>
          </v:shape>
          <o:OLEObject Type="Embed" ProgID="Visio.Drawing.11" ShapeID="_x0000_i1030" DrawAspect="Content" ObjectID="_1692198310" r:id="rId19"/>
        </w:object>
      </w:r>
    </w:p>
    <w:p w14:paraId="6039D5BA" w14:textId="172B65D9"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2</w:t>
      </w:r>
      <w:r w:rsidRPr="002C172F">
        <w:rPr>
          <w:rFonts w:eastAsia="黑体"/>
          <w:b/>
          <w:bCs/>
          <w:sz w:val="24"/>
        </w:rPr>
        <w:fldChar w:fldCharType="end"/>
      </w:r>
    </w:p>
    <w:p w14:paraId="558AC47E" w14:textId="77777777" w:rsidR="007712EB" w:rsidRPr="009B1CC0" w:rsidRDefault="007712EB" w:rsidP="002C172F">
      <w:pPr>
        <w:jc w:val="center"/>
        <w:rPr>
          <w:b/>
          <w:sz w:val="24"/>
        </w:rPr>
      </w:pPr>
    </w:p>
    <w:p w14:paraId="22CAF4BE" w14:textId="221CA392" w:rsidR="00920FEE" w:rsidRPr="009B1CC0" w:rsidRDefault="00845592" w:rsidP="002C172F">
      <w:pPr>
        <w:jc w:val="center"/>
        <w:rPr>
          <w:b/>
          <w:sz w:val="24"/>
        </w:rPr>
      </w:pPr>
      <w:r>
        <w:rPr>
          <w:color w:val="000000" w:themeColor="text1"/>
        </w:rPr>
        <w:object w:dxaOrig="11198" w:dyaOrig="4291" w14:anchorId="27AC8FFD">
          <v:shape id="_x0000_i1031" type="#_x0000_t75" style="width:415.6pt;height:158.6pt" o:ole="">
            <v:imagedata r:id="rId20" o:title=""/>
          </v:shape>
          <o:OLEObject Type="Embed" ProgID="Visio.Drawing.11" ShapeID="_x0000_i1031" DrawAspect="Content" ObjectID="_1692198311" r:id="rId21"/>
        </w:object>
      </w:r>
    </w:p>
    <w:p w14:paraId="2F23BE86" w14:textId="5EC169EC"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3</w:t>
      </w:r>
      <w:r w:rsidRPr="002C172F">
        <w:rPr>
          <w:rFonts w:eastAsia="黑体"/>
          <w:b/>
          <w:bCs/>
          <w:sz w:val="24"/>
        </w:rPr>
        <w:fldChar w:fldCharType="end"/>
      </w:r>
    </w:p>
    <w:p w14:paraId="0714A92E" w14:textId="77777777" w:rsidR="007712EB" w:rsidRDefault="007712EB" w:rsidP="002C172F">
      <w:pPr>
        <w:jc w:val="center"/>
        <w:rPr>
          <w:rFonts w:eastAsia="黑体"/>
          <w:b/>
          <w:bCs/>
          <w:sz w:val="24"/>
        </w:rPr>
      </w:pPr>
    </w:p>
    <w:p w14:paraId="19D092FD" w14:textId="2A897E04" w:rsidR="00920FEE" w:rsidRPr="009B1CC0" w:rsidRDefault="00845592" w:rsidP="002C172F">
      <w:pPr>
        <w:jc w:val="center"/>
        <w:rPr>
          <w:b/>
          <w:sz w:val="24"/>
        </w:rPr>
      </w:pPr>
      <w:r>
        <w:rPr>
          <w:color w:val="000000" w:themeColor="text1"/>
        </w:rPr>
        <w:object w:dxaOrig="11163" w:dyaOrig="4260" w14:anchorId="311916B9">
          <v:shape id="_x0000_i1032" type="#_x0000_t75" style="width:415.6pt;height:158.6pt" o:ole="">
            <v:imagedata r:id="rId22" o:title=""/>
          </v:shape>
          <o:OLEObject Type="Embed" ProgID="Visio.Drawing.11" ShapeID="_x0000_i1032" DrawAspect="Content" ObjectID="_1692198312" r:id="rId23"/>
        </w:object>
      </w:r>
    </w:p>
    <w:p w14:paraId="0142E9AF" w14:textId="6FB5D0AA"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4</w:t>
      </w:r>
      <w:r w:rsidRPr="002C172F">
        <w:rPr>
          <w:rFonts w:eastAsia="黑体"/>
          <w:b/>
          <w:bCs/>
          <w:sz w:val="24"/>
        </w:rPr>
        <w:fldChar w:fldCharType="end"/>
      </w:r>
    </w:p>
    <w:p w14:paraId="428337CE" w14:textId="77777777" w:rsidR="007712EB" w:rsidRDefault="007712EB" w:rsidP="002C172F">
      <w:pPr>
        <w:jc w:val="center"/>
        <w:rPr>
          <w:rFonts w:eastAsia="黑体"/>
          <w:b/>
          <w:bCs/>
          <w:sz w:val="24"/>
        </w:rPr>
      </w:pPr>
    </w:p>
    <w:p w14:paraId="4A42A2DA" w14:textId="73623F45" w:rsidR="00920FEE" w:rsidRPr="009B1CC0" w:rsidRDefault="00845592" w:rsidP="002C172F">
      <w:pPr>
        <w:jc w:val="center"/>
        <w:rPr>
          <w:b/>
          <w:sz w:val="24"/>
        </w:rPr>
      </w:pPr>
      <w:r>
        <w:rPr>
          <w:color w:val="000000" w:themeColor="text1"/>
        </w:rPr>
        <w:object w:dxaOrig="11163" w:dyaOrig="4260" w14:anchorId="76D8B9F1">
          <v:shape id="_x0000_i1028" type="#_x0000_t75" style="width:415.6pt;height:158.6pt" o:ole="">
            <v:imagedata r:id="rId24" o:title=""/>
          </v:shape>
          <o:OLEObject Type="Embed" ProgID="Visio.Drawing.11" ShapeID="_x0000_i1028" DrawAspect="Content" ObjectID="_1692198313" r:id="rId25"/>
        </w:object>
      </w:r>
    </w:p>
    <w:p w14:paraId="0E66EFFB" w14:textId="0855D4FA"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5</w:t>
      </w:r>
      <w:r w:rsidRPr="002C172F">
        <w:rPr>
          <w:rFonts w:eastAsia="黑体"/>
          <w:b/>
          <w:bCs/>
          <w:sz w:val="24"/>
        </w:rPr>
        <w:fldChar w:fldCharType="end"/>
      </w:r>
    </w:p>
    <w:p w14:paraId="13B6197B" w14:textId="77777777" w:rsidR="000C07D3" w:rsidRDefault="000C07D3" w:rsidP="000C07D3">
      <w:pPr>
        <w:jc w:val="center"/>
        <w:rPr>
          <w:rFonts w:eastAsia="黑体"/>
          <w:b/>
          <w:bCs/>
          <w:sz w:val="24"/>
        </w:rPr>
      </w:pPr>
    </w:p>
    <w:p w14:paraId="4BFC4FA9" w14:textId="634B9228" w:rsidR="000C07D3" w:rsidRPr="009B1CC0" w:rsidRDefault="000E0875" w:rsidP="000C07D3">
      <w:pPr>
        <w:jc w:val="center"/>
        <w:rPr>
          <w:b/>
          <w:sz w:val="24"/>
        </w:rPr>
      </w:pPr>
      <w:r>
        <w:rPr>
          <w:color w:val="000000" w:themeColor="text1"/>
        </w:rPr>
        <w:object w:dxaOrig="11163" w:dyaOrig="4260" w14:anchorId="75A2029F">
          <v:shape id="_x0000_i1027" type="#_x0000_t75" style="width:415.6pt;height:158.6pt" o:ole="">
            <v:imagedata r:id="rId26" o:title=""/>
          </v:shape>
          <o:OLEObject Type="Embed" ProgID="Visio.Drawing.11" ShapeID="_x0000_i1027" DrawAspect="Content" ObjectID="_1692198314" r:id="rId27"/>
        </w:object>
      </w:r>
    </w:p>
    <w:p w14:paraId="2988E747" w14:textId="3DCB69F6" w:rsidR="000C07D3" w:rsidRDefault="000C07D3" w:rsidP="000C07D3">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Pr>
          <w:rFonts w:eastAsia="黑体"/>
          <w:b/>
          <w:bCs/>
          <w:noProof/>
          <w:sz w:val="24"/>
        </w:rPr>
        <w:t>6</w:t>
      </w:r>
      <w:r w:rsidRPr="002C172F">
        <w:rPr>
          <w:rFonts w:eastAsia="黑体"/>
          <w:b/>
          <w:bCs/>
          <w:sz w:val="24"/>
        </w:rPr>
        <w:fldChar w:fldCharType="end"/>
      </w:r>
    </w:p>
    <w:p w14:paraId="041D6351" w14:textId="77777777" w:rsidR="000C07D3" w:rsidRDefault="000C07D3" w:rsidP="000C07D3">
      <w:pPr>
        <w:jc w:val="center"/>
        <w:rPr>
          <w:rFonts w:eastAsia="黑体"/>
          <w:b/>
          <w:bCs/>
          <w:sz w:val="24"/>
        </w:rPr>
      </w:pPr>
    </w:p>
    <w:p w14:paraId="7677C9B4" w14:textId="16331E1C" w:rsidR="000C07D3" w:rsidRPr="009B1CC0" w:rsidRDefault="000E0875" w:rsidP="000C07D3">
      <w:pPr>
        <w:jc w:val="center"/>
        <w:rPr>
          <w:b/>
          <w:sz w:val="24"/>
        </w:rPr>
      </w:pPr>
      <w:r>
        <w:rPr>
          <w:color w:val="000000" w:themeColor="text1"/>
        </w:rPr>
        <w:object w:dxaOrig="12290" w:dyaOrig="18603" w14:anchorId="30DC804F">
          <v:shape id="_x0000_i1026" type="#_x0000_t75" style="width:413.75pt;height:627.95pt" o:ole="">
            <v:imagedata r:id="rId28" o:title=""/>
          </v:shape>
          <o:OLEObject Type="Embed" ProgID="Visio.Drawing.11" ShapeID="_x0000_i1026" DrawAspect="Content" ObjectID="_1692198315" r:id="rId29"/>
        </w:object>
      </w:r>
    </w:p>
    <w:p w14:paraId="6C81EFD4" w14:textId="2FFCD037" w:rsidR="000C07D3" w:rsidRDefault="000C07D3" w:rsidP="000C07D3">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Pr>
          <w:rFonts w:eastAsia="黑体"/>
          <w:b/>
          <w:bCs/>
          <w:noProof/>
          <w:sz w:val="24"/>
        </w:rPr>
        <w:t>7</w:t>
      </w:r>
      <w:r w:rsidRPr="002C172F">
        <w:rPr>
          <w:rFonts w:eastAsia="黑体"/>
          <w:b/>
          <w:bCs/>
          <w:sz w:val="24"/>
        </w:rPr>
        <w:fldChar w:fldCharType="end"/>
      </w:r>
    </w:p>
    <w:p w14:paraId="409AF502" w14:textId="77777777" w:rsidR="000C07D3" w:rsidRDefault="000C07D3" w:rsidP="002C172F">
      <w:pPr>
        <w:jc w:val="center"/>
        <w:rPr>
          <w:rFonts w:eastAsia="黑体"/>
          <w:b/>
          <w:bCs/>
          <w:sz w:val="24"/>
        </w:rPr>
      </w:pPr>
    </w:p>
    <w:p w14:paraId="1F3595C8" w14:textId="07FE6917" w:rsidR="00C35F92" w:rsidRPr="009B1CC0" w:rsidRDefault="00C35F92" w:rsidP="009B1CC0"/>
    <w:sectPr w:rsidR="00C35F92" w:rsidRPr="009B1CC0" w:rsidSect="00C35F9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智绘未来专利代理" w:date="2021-09-03T17:39:00Z" w:initials="智绘未来专利代理">
    <w:p w14:paraId="560C0EA3" w14:textId="69A2C03A" w:rsidR="00523B92" w:rsidRDefault="00523B92" w:rsidP="00523B92">
      <w:pPr>
        <w:pStyle w:val="af2"/>
        <w:rPr>
          <w:rFonts w:hint="eastAsia"/>
        </w:rPr>
      </w:pPr>
      <w:r>
        <w:rPr>
          <w:rStyle w:val="af1"/>
        </w:rPr>
        <w:annotationRef/>
      </w:r>
      <w:r w:rsidRPr="00523B92">
        <w:rPr>
          <w:rFonts w:hint="eastAsia"/>
          <w:b/>
          <w:bCs/>
          <w:highlight w:val="yellow"/>
        </w:rPr>
        <w:t>请在【】评述</w:t>
      </w:r>
      <w:proofErr w:type="gramStart"/>
      <w:r w:rsidRPr="00523B92">
        <w:rPr>
          <w:rFonts w:hint="eastAsia"/>
          <w:b/>
          <w:bCs/>
          <w:highlight w:val="yellow"/>
        </w:rPr>
        <w:t>该现有</w:t>
      </w:r>
      <w:proofErr w:type="gramEnd"/>
      <w:r w:rsidRPr="00523B92">
        <w:rPr>
          <w:rFonts w:hint="eastAsia"/>
          <w:b/>
          <w:bCs/>
          <w:highlight w:val="yellow"/>
        </w:rPr>
        <w:t>技术文件</w:t>
      </w:r>
      <w:r w:rsidRPr="00523B92">
        <w:rPr>
          <w:rFonts w:hint="eastAsia"/>
          <w:b/>
          <w:bCs/>
          <w:highlight w:val="yellow"/>
        </w:rPr>
        <w:t>1</w:t>
      </w:r>
      <w:r w:rsidRPr="00523B92">
        <w:rPr>
          <w:rFonts w:hint="eastAsia"/>
          <w:b/>
          <w:bCs/>
          <w:highlight w:val="yellow"/>
        </w:rPr>
        <w:t>存在的缺点，而这个缺点正好是本发明能够解决的，即本发明能够取得的有益效果。</w:t>
      </w:r>
      <w:r>
        <w:rPr>
          <w:rFonts w:hint="eastAsia"/>
        </w:rPr>
        <w:t>既可以是对比文件</w:t>
      </w:r>
      <w:r>
        <w:rPr>
          <w:rFonts w:hint="eastAsia"/>
        </w:rPr>
        <w:t>1</w:t>
      </w:r>
      <w:r>
        <w:rPr>
          <w:rFonts w:hint="eastAsia"/>
        </w:rPr>
        <w:t>技术方案的缺点，也可以上位为相同技术路线的缺点。</w:t>
      </w:r>
    </w:p>
    <w:p w14:paraId="7ECA4663" w14:textId="279A685F" w:rsidR="00523B92" w:rsidRDefault="00523B92" w:rsidP="00523B92">
      <w:pPr>
        <w:pStyle w:val="af2"/>
      </w:pPr>
      <w:r>
        <w:rPr>
          <w:rFonts w:hint="eastAsia"/>
        </w:rPr>
        <w:t>这么做的理由如下，背景技术虽然不是本发明技术方案的一部分，但是仍然非常重要，在这部分内容中，较佳的方式为通过评述现有技术缺点，引出本发明要解决的技术问题，并且能够有针对性地在后文中强调本发明的有益效果。专利局一般不会使用背景技术使用过的现有技术文件来进行评述，也是我方主动采用的一种规避手段。</w:t>
      </w:r>
    </w:p>
  </w:comment>
  <w:comment w:id="24" w:author="智绘未来专利代理" w:date="2021-09-03T17:40:00Z" w:initials="智绘未来专利代理">
    <w:p w14:paraId="034CCECF" w14:textId="77777777" w:rsidR="001C5CC6" w:rsidRDefault="001C5CC6">
      <w:pPr>
        <w:pStyle w:val="af2"/>
      </w:pPr>
      <w:r>
        <w:rPr>
          <w:rStyle w:val="af1"/>
        </w:rPr>
        <w:annotationRef/>
      </w:r>
      <w:r>
        <w:rPr>
          <w:rFonts w:hint="eastAsia"/>
        </w:rPr>
        <w:t>1</w:t>
      </w:r>
      <w:r>
        <w:rPr>
          <w:rFonts w:hint="eastAsia"/>
        </w:rPr>
        <w:t>、</w:t>
      </w:r>
      <w:proofErr w:type="gramStart"/>
      <w:r>
        <w:rPr>
          <w:rFonts w:hint="eastAsia"/>
        </w:rPr>
        <w:t>交底书觉少</w:t>
      </w:r>
      <w:proofErr w:type="gramEnd"/>
      <w:r>
        <w:rPr>
          <w:rFonts w:hint="eastAsia"/>
        </w:rPr>
        <w:t>了一个非常完备的技术方案</w:t>
      </w:r>
      <w:r w:rsidR="00F805B5">
        <w:rPr>
          <w:rFonts w:hint="eastAsia"/>
        </w:rPr>
        <w:t>，</w:t>
      </w:r>
      <w:r w:rsidR="006A1263">
        <w:rPr>
          <w:rFonts w:hint="eastAsia"/>
        </w:rPr>
        <w:t>从专利撰写的角度来讲，从具体实施方式到权利要求书需要有一个概括的过程。</w:t>
      </w:r>
      <w:r w:rsidR="00EF0CFC">
        <w:rPr>
          <w:rFonts w:hint="eastAsia"/>
        </w:rPr>
        <w:t>因此，代理人针对交底书中功能相近的步骤予以合并，这样做的目的在于形成权利要求书的时候能够分层次的撰写技术方案，而不是从头至尾将交底书中的技术方案撰写至一个权利要求中。</w:t>
      </w:r>
    </w:p>
    <w:p w14:paraId="58CE78E0" w14:textId="77777777" w:rsidR="000A3EB0" w:rsidRDefault="000A3EB0">
      <w:pPr>
        <w:pStyle w:val="af2"/>
      </w:pPr>
      <w:r>
        <w:rPr>
          <w:rFonts w:hint="eastAsia"/>
        </w:rPr>
        <w:t>2</w:t>
      </w:r>
      <w:r>
        <w:rPr>
          <w:rFonts w:hint="eastAsia"/>
        </w:rPr>
        <w:t>、为了区别交底书中的步骤，代理人在这一稿中，将整理后的步骤暂时使用括号，</w:t>
      </w:r>
      <w:r w:rsidR="00EC69F9">
        <w:rPr>
          <w:rFonts w:hint="eastAsia"/>
        </w:rPr>
        <w:t>请发明人核对这样划分是否合适。</w:t>
      </w:r>
    </w:p>
    <w:p w14:paraId="57584C5B" w14:textId="3659554D" w:rsidR="00EC69F9" w:rsidRDefault="00EC69F9">
      <w:pPr>
        <w:pStyle w:val="af2"/>
        <w:rPr>
          <w:rFonts w:hint="eastAsia"/>
        </w:rPr>
      </w:pPr>
      <w:r>
        <w:rPr>
          <w:rFonts w:hint="eastAsia"/>
        </w:rPr>
        <w:t>3</w:t>
      </w:r>
      <w:r>
        <w:rPr>
          <w:rFonts w:hint="eastAsia"/>
        </w:rPr>
        <w:t>、除此之外，在划分的时候对一些计算方式进行了简单概括，请发明人核对这些概括是否合理。具体请参见各个修改标记。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CA4663" w15:done="0"/>
  <w15:commentEx w15:paraId="57584C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CDC3F" w16cex:dateUtc="2021-09-03T09:39:00Z"/>
  <w16cex:commentExtensible w16cex:durableId="24DCDC74" w16cex:dateUtc="2021-09-03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CA4663" w16cid:durableId="24DCDC3F"/>
  <w16cid:commentId w16cid:paraId="57584C5B" w16cid:durableId="24DCDC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AF34A" w14:textId="77777777" w:rsidR="0043536A" w:rsidRDefault="0043536A" w:rsidP="00C35F92">
      <w:r>
        <w:separator/>
      </w:r>
    </w:p>
  </w:endnote>
  <w:endnote w:type="continuationSeparator" w:id="0">
    <w:p w14:paraId="5B8A28B5" w14:textId="77777777" w:rsidR="0043536A" w:rsidRDefault="0043536A" w:rsidP="00C35F92">
      <w:r>
        <w:continuationSeparator/>
      </w:r>
    </w:p>
  </w:endnote>
  <w:endnote w:type="continuationNotice" w:id="1">
    <w:p w14:paraId="1FA60A20" w14:textId="77777777" w:rsidR="0043536A" w:rsidRDefault="004353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panose1 w:val="03000509000000000000"/>
    <w:charset w:val="86"/>
    <w:family w:val="script"/>
    <w:pitch w:val="fixed"/>
    <w:sig w:usb0="00000001" w:usb1="080E0000" w:usb2="00000010" w:usb3="00000000" w:csb0="00040000" w:csb1="00000000"/>
  </w:font>
  <w:font w:name="楷体_GB2312">
    <w:altName w:val="微软雅黑"/>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97476"/>
      <w:docPartObj>
        <w:docPartGallery w:val="Page Numbers (Bottom of Page)"/>
        <w:docPartUnique/>
      </w:docPartObj>
    </w:sdtPr>
    <w:sdtEndPr/>
    <w:sdtContent>
      <w:p w14:paraId="5552A50A" w14:textId="77777777" w:rsidR="00190AAD" w:rsidRDefault="00C35F92">
        <w:pPr>
          <w:pStyle w:val="ad"/>
          <w:ind w:firstLine="480"/>
          <w:jc w:val="center"/>
          <w:rPr>
            <w:del w:id="3" w:author="智绘未来专利代理" w:date="2021-09-03T17:45:00Z"/>
            <w:rStyle w:val="af7"/>
          </w:rPr>
        </w:pPr>
        <w:r>
          <w:fldChar w:fldCharType="begin"/>
        </w:r>
        <w:r>
          <w:instrText>PAGE   \* MERGEFORMAT</w:instrText>
        </w:r>
        <w:r>
          <w:fldChar w:fldCharType="separate"/>
        </w:r>
        <w:r>
          <w:rPr>
            <w:lang w:val="zh-CN"/>
          </w:rPr>
          <w:t>2</w:t>
        </w:r>
        <w:r>
          <w:fldChar w:fldCharType="end"/>
        </w:r>
        <w:del w:id="4" w:author="智绘未来专利代理" w:date="2021-09-03T17:45:00Z">
          <w:r w:rsidR="0043536A">
            <w:rPr>
              <w:rFonts w:hint="eastAsia"/>
            </w:rPr>
            <w:delText>密级：</w:delText>
          </w:r>
          <w:r w:rsidR="0043536A">
            <w:rPr>
              <w:rFonts w:hint="eastAsia"/>
            </w:rPr>
            <w:delText>B</w:delText>
          </w:r>
        </w:del>
      </w:p>
      <w:p w14:paraId="3C19A489" w14:textId="5E926239" w:rsidR="00C35F92" w:rsidRDefault="0043536A">
        <w:pPr>
          <w:pStyle w:val="ad"/>
          <w:jc w:val="center"/>
        </w:pPr>
      </w:p>
    </w:sdtContent>
  </w:sdt>
  <w:p w14:paraId="00ECEFE6" w14:textId="77777777" w:rsidR="00C35F92" w:rsidRDefault="00C35F9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75CCC" w14:textId="77777777" w:rsidR="0043536A" w:rsidRDefault="0043536A" w:rsidP="00C35F92">
      <w:r>
        <w:separator/>
      </w:r>
    </w:p>
  </w:footnote>
  <w:footnote w:type="continuationSeparator" w:id="0">
    <w:p w14:paraId="78B19A4F" w14:textId="77777777" w:rsidR="0043536A" w:rsidRDefault="0043536A" w:rsidP="00C35F92">
      <w:r>
        <w:continuationSeparator/>
      </w:r>
    </w:p>
  </w:footnote>
  <w:footnote w:type="continuationNotice" w:id="1">
    <w:p w14:paraId="69DB2626" w14:textId="77777777" w:rsidR="0043536A" w:rsidRDefault="004353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0D4B" w14:textId="77777777" w:rsidR="009B1CC0" w:rsidRDefault="009B1CC0" w:rsidP="009B1CC0">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4" type="#_x0000_t75" style="width:10.95pt;height:10.95pt" o:bullet="t">
        <v:imagedata r:id="rId1" o:title="mso5432"/>
      </v:shape>
    </w:pict>
  </w:numPicBullet>
  <w:abstractNum w:abstractNumId="0" w15:restartNumberingAfterBreak="0">
    <w:nsid w:val="0E411330"/>
    <w:multiLevelType w:val="hybridMultilevel"/>
    <w:tmpl w:val="7F02EA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684E02"/>
    <w:multiLevelType w:val="multilevel"/>
    <w:tmpl w:val="5CDAA2CC"/>
    <w:lvl w:ilvl="0">
      <w:start w:val="1"/>
      <w:numFmt w:val="decimal"/>
      <w:pStyle w:val="0a"/>
      <w:suff w:val="space"/>
      <w:lvlText w:val="%1"/>
      <w:lvlJc w:val="left"/>
      <w:pPr>
        <w:ind w:left="0" w:firstLine="0"/>
      </w:pPr>
      <w:rPr>
        <w:rFonts w:hint="eastAsia"/>
      </w:rPr>
    </w:lvl>
    <w:lvl w:ilvl="1">
      <w:start w:val="1"/>
      <w:numFmt w:val="decimal"/>
      <w:pStyle w:val="0b"/>
      <w:suff w:val="space"/>
      <w:lvlText w:val="%1.%2"/>
      <w:lvlJc w:val="left"/>
      <w:pPr>
        <w:ind w:left="0" w:firstLine="0"/>
      </w:pPr>
      <w:rPr>
        <w:rFonts w:hint="eastAsia"/>
      </w:rPr>
    </w:lvl>
    <w:lvl w:ilvl="2">
      <w:start w:val="1"/>
      <w:numFmt w:val="decimal"/>
      <w:pStyle w:val="0c"/>
      <w:suff w:val="space"/>
      <w:lvlText w:val="%1.%2.%3"/>
      <w:lvlJc w:val="left"/>
      <w:pPr>
        <w:ind w:left="0" w:firstLine="0"/>
      </w:pPr>
      <w:rPr>
        <w:rFonts w:hint="eastAsia"/>
      </w:rPr>
    </w:lvl>
    <w:lvl w:ilvl="3">
      <w:start w:val="1"/>
      <w:numFmt w:val="decimal"/>
      <w:pStyle w:val="0d"/>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9254BC5"/>
    <w:multiLevelType w:val="hybridMultilevel"/>
    <w:tmpl w:val="108C2C0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49F2DD7"/>
    <w:multiLevelType w:val="hybridMultilevel"/>
    <w:tmpl w:val="B306951C"/>
    <w:lvl w:ilvl="0" w:tplc="CDFA647C">
      <w:start w:val="1"/>
      <w:numFmt w:val="bullet"/>
      <w:lvlText w:val="•"/>
      <w:lvlJc w:val="left"/>
      <w:pPr>
        <w:tabs>
          <w:tab w:val="num" w:pos="720"/>
        </w:tabs>
        <w:ind w:left="720" w:hanging="360"/>
      </w:pPr>
      <w:rPr>
        <w:rFonts w:ascii="Arial" w:hAnsi="Arial" w:hint="default"/>
      </w:rPr>
    </w:lvl>
    <w:lvl w:ilvl="1" w:tplc="665066DE" w:tentative="1">
      <w:start w:val="1"/>
      <w:numFmt w:val="bullet"/>
      <w:lvlText w:val="•"/>
      <w:lvlJc w:val="left"/>
      <w:pPr>
        <w:tabs>
          <w:tab w:val="num" w:pos="1440"/>
        </w:tabs>
        <w:ind w:left="1440" w:hanging="360"/>
      </w:pPr>
      <w:rPr>
        <w:rFonts w:ascii="Arial" w:hAnsi="Arial" w:hint="default"/>
      </w:rPr>
    </w:lvl>
    <w:lvl w:ilvl="2" w:tplc="B2D05964" w:tentative="1">
      <w:start w:val="1"/>
      <w:numFmt w:val="bullet"/>
      <w:lvlText w:val="•"/>
      <w:lvlJc w:val="left"/>
      <w:pPr>
        <w:tabs>
          <w:tab w:val="num" w:pos="2160"/>
        </w:tabs>
        <w:ind w:left="2160" w:hanging="360"/>
      </w:pPr>
      <w:rPr>
        <w:rFonts w:ascii="Arial" w:hAnsi="Arial" w:hint="default"/>
      </w:rPr>
    </w:lvl>
    <w:lvl w:ilvl="3" w:tplc="BF78EED0" w:tentative="1">
      <w:start w:val="1"/>
      <w:numFmt w:val="bullet"/>
      <w:lvlText w:val="•"/>
      <w:lvlJc w:val="left"/>
      <w:pPr>
        <w:tabs>
          <w:tab w:val="num" w:pos="2880"/>
        </w:tabs>
        <w:ind w:left="2880" w:hanging="360"/>
      </w:pPr>
      <w:rPr>
        <w:rFonts w:ascii="Arial" w:hAnsi="Arial" w:hint="default"/>
      </w:rPr>
    </w:lvl>
    <w:lvl w:ilvl="4" w:tplc="42C6F6AC" w:tentative="1">
      <w:start w:val="1"/>
      <w:numFmt w:val="bullet"/>
      <w:lvlText w:val="•"/>
      <w:lvlJc w:val="left"/>
      <w:pPr>
        <w:tabs>
          <w:tab w:val="num" w:pos="3600"/>
        </w:tabs>
        <w:ind w:left="3600" w:hanging="360"/>
      </w:pPr>
      <w:rPr>
        <w:rFonts w:ascii="Arial" w:hAnsi="Arial" w:hint="default"/>
      </w:rPr>
    </w:lvl>
    <w:lvl w:ilvl="5" w:tplc="E0522990" w:tentative="1">
      <w:start w:val="1"/>
      <w:numFmt w:val="bullet"/>
      <w:lvlText w:val="•"/>
      <w:lvlJc w:val="left"/>
      <w:pPr>
        <w:tabs>
          <w:tab w:val="num" w:pos="4320"/>
        </w:tabs>
        <w:ind w:left="4320" w:hanging="360"/>
      </w:pPr>
      <w:rPr>
        <w:rFonts w:ascii="Arial" w:hAnsi="Arial" w:hint="default"/>
      </w:rPr>
    </w:lvl>
    <w:lvl w:ilvl="6" w:tplc="FB9C26AE" w:tentative="1">
      <w:start w:val="1"/>
      <w:numFmt w:val="bullet"/>
      <w:lvlText w:val="•"/>
      <w:lvlJc w:val="left"/>
      <w:pPr>
        <w:tabs>
          <w:tab w:val="num" w:pos="5040"/>
        </w:tabs>
        <w:ind w:left="5040" w:hanging="360"/>
      </w:pPr>
      <w:rPr>
        <w:rFonts w:ascii="Arial" w:hAnsi="Arial" w:hint="default"/>
      </w:rPr>
    </w:lvl>
    <w:lvl w:ilvl="7" w:tplc="54BAC88A" w:tentative="1">
      <w:start w:val="1"/>
      <w:numFmt w:val="bullet"/>
      <w:lvlText w:val="•"/>
      <w:lvlJc w:val="left"/>
      <w:pPr>
        <w:tabs>
          <w:tab w:val="num" w:pos="5760"/>
        </w:tabs>
        <w:ind w:left="5760" w:hanging="360"/>
      </w:pPr>
      <w:rPr>
        <w:rFonts w:ascii="Arial" w:hAnsi="Arial" w:hint="default"/>
      </w:rPr>
    </w:lvl>
    <w:lvl w:ilvl="8" w:tplc="D9A8BE6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1837DD"/>
    <w:multiLevelType w:val="hybridMultilevel"/>
    <w:tmpl w:val="B3E4C7A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89727E6"/>
    <w:multiLevelType w:val="multilevel"/>
    <w:tmpl w:val="47AE6124"/>
    <w:lvl w:ilvl="0">
      <w:start w:val="1"/>
      <w:numFmt w:val="chineseCountingThousand"/>
      <w:pStyle w:val="31"/>
      <w:suff w:val="space"/>
      <w:lvlText w:val="第%1章"/>
      <w:lvlJc w:val="left"/>
      <w:pPr>
        <w:ind w:left="0" w:firstLine="0"/>
      </w:pPr>
      <w:rPr>
        <w:rFonts w:hint="eastAsia"/>
      </w:rPr>
    </w:lvl>
    <w:lvl w:ilvl="1">
      <w:start w:val="1"/>
      <w:numFmt w:val="chineseCountingThousand"/>
      <w:pStyle w:val="32"/>
      <w:suff w:val="space"/>
      <w:lvlText w:val="%2、"/>
      <w:lvlJc w:val="left"/>
      <w:pPr>
        <w:ind w:left="0" w:firstLine="0"/>
      </w:pPr>
      <w:rPr>
        <w:rFonts w:hint="eastAsia"/>
      </w:rPr>
    </w:lvl>
    <w:lvl w:ilvl="2">
      <w:start w:val="1"/>
      <w:numFmt w:val="chineseCountingThousand"/>
      <w:pStyle w:val="33"/>
      <w:suff w:val="space"/>
      <w:lvlText w:val="（%3）"/>
      <w:lvlJc w:val="left"/>
      <w:pPr>
        <w:ind w:left="0" w:firstLine="0"/>
      </w:pPr>
      <w:rPr>
        <w:rFonts w:hint="eastAsia"/>
      </w:rPr>
    </w:lvl>
    <w:lvl w:ilvl="3">
      <w:start w:val="1"/>
      <w:numFmt w:val="decimal"/>
      <w:pStyle w:val="34"/>
      <w:suff w:val="space"/>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E377A5D"/>
    <w:multiLevelType w:val="hybridMultilevel"/>
    <w:tmpl w:val="31DC1768"/>
    <w:lvl w:ilvl="0" w:tplc="316C725E">
      <w:start w:val="1"/>
      <w:numFmt w:val="bullet"/>
      <w:lvlText w:val=""/>
      <w:lvlJc w:val="left"/>
      <w:pPr>
        <w:tabs>
          <w:tab w:val="num" w:pos="720"/>
        </w:tabs>
        <w:ind w:left="720" w:hanging="360"/>
      </w:pPr>
      <w:rPr>
        <w:rFonts w:ascii="Wingdings" w:hAnsi="Wingdings" w:hint="default"/>
      </w:rPr>
    </w:lvl>
    <w:lvl w:ilvl="1" w:tplc="23EEC87E" w:tentative="1">
      <w:start w:val="1"/>
      <w:numFmt w:val="bullet"/>
      <w:lvlText w:val=""/>
      <w:lvlJc w:val="left"/>
      <w:pPr>
        <w:tabs>
          <w:tab w:val="num" w:pos="1440"/>
        </w:tabs>
        <w:ind w:left="1440" w:hanging="360"/>
      </w:pPr>
      <w:rPr>
        <w:rFonts w:ascii="Wingdings" w:hAnsi="Wingdings" w:hint="default"/>
      </w:rPr>
    </w:lvl>
    <w:lvl w:ilvl="2" w:tplc="3D9A8FE2" w:tentative="1">
      <w:start w:val="1"/>
      <w:numFmt w:val="bullet"/>
      <w:lvlText w:val=""/>
      <w:lvlJc w:val="left"/>
      <w:pPr>
        <w:tabs>
          <w:tab w:val="num" w:pos="2160"/>
        </w:tabs>
        <w:ind w:left="2160" w:hanging="360"/>
      </w:pPr>
      <w:rPr>
        <w:rFonts w:ascii="Wingdings" w:hAnsi="Wingdings" w:hint="default"/>
      </w:rPr>
    </w:lvl>
    <w:lvl w:ilvl="3" w:tplc="38CC747A" w:tentative="1">
      <w:start w:val="1"/>
      <w:numFmt w:val="bullet"/>
      <w:lvlText w:val=""/>
      <w:lvlJc w:val="left"/>
      <w:pPr>
        <w:tabs>
          <w:tab w:val="num" w:pos="2880"/>
        </w:tabs>
        <w:ind w:left="2880" w:hanging="360"/>
      </w:pPr>
      <w:rPr>
        <w:rFonts w:ascii="Wingdings" w:hAnsi="Wingdings" w:hint="default"/>
      </w:rPr>
    </w:lvl>
    <w:lvl w:ilvl="4" w:tplc="ED22CEC2" w:tentative="1">
      <w:start w:val="1"/>
      <w:numFmt w:val="bullet"/>
      <w:lvlText w:val=""/>
      <w:lvlJc w:val="left"/>
      <w:pPr>
        <w:tabs>
          <w:tab w:val="num" w:pos="3600"/>
        </w:tabs>
        <w:ind w:left="3600" w:hanging="360"/>
      </w:pPr>
      <w:rPr>
        <w:rFonts w:ascii="Wingdings" w:hAnsi="Wingdings" w:hint="default"/>
      </w:rPr>
    </w:lvl>
    <w:lvl w:ilvl="5" w:tplc="7C38136C" w:tentative="1">
      <w:start w:val="1"/>
      <w:numFmt w:val="bullet"/>
      <w:lvlText w:val=""/>
      <w:lvlJc w:val="left"/>
      <w:pPr>
        <w:tabs>
          <w:tab w:val="num" w:pos="4320"/>
        </w:tabs>
        <w:ind w:left="4320" w:hanging="360"/>
      </w:pPr>
      <w:rPr>
        <w:rFonts w:ascii="Wingdings" w:hAnsi="Wingdings" w:hint="default"/>
      </w:rPr>
    </w:lvl>
    <w:lvl w:ilvl="6" w:tplc="7CC8604C" w:tentative="1">
      <w:start w:val="1"/>
      <w:numFmt w:val="bullet"/>
      <w:lvlText w:val=""/>
      <w:lvlJc w:val="left"/>
      <w:pPr>
        <w:tabs>
          <w:tab w:val="num" w:pos="5040"/>
        </w:tabs>
        <w:ind w:left="5040" w:hanging="360"/>
      </w:pPr>
      <w:rPr>
        <w:rFonts w:ascii="Wingdings" w:hAnsi="Wingdings" w:hint="default"/>
      </w:rPr>
    </w:lvl>
    <w:lvl w:ilvl="7" w:tplc="BC8E2F76" w:tentative="1">
      <w:start w:val="1"/>
      <w:numFmt w:val="bullet"/>
      <w:lvlText w:val=""/>
      <w:lvlJc w:val="left"/>
      <w:pPr>
        <w:tabs>
          <w:tab w:val="num" w:pos="5760"/>
        </w:tabs>
        <w:ind w:left="5760" w:hanging="360"/>
      </w:pPr>
      <w:rPr>
        <w:rFonts w:ascii="Wingdings" w:hAnsi="Wingdings" w:hint="default"/>
      </w:rPr>
    </w:lvl>
    <w:lvl w:ilvl="8" w:tplc="1B109D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AA1670"/>
    <w:multiLevelType w:val="hybridMultilevel"/>
    <w:tmpl w:val="DC04443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003CBD"/>
    <w:multiLevelType w:val="multilevel"/>
    <w:tmpl w:val="FE0CD44E"/>
    <w:lvl w:ilvl="0">
      <w:start w:val="1"/>
      <w:numFmt w:val="decimal"/>
      <w:pStyle w:val="21"/>
      <w:suff w:val="space"/>
      <w:lvlText w:val="第%1章"/>
      <w:lvlJc w:val="left"/>
      <w:pPr>
        <w:ind w:left="0" w:firstLine="0"/>
      </w:pPr>
      <w:rPr>
        <w:rFonts w:hint="eastAsia"/>
      </w:rPr>
    </w:lvl>
    <w:lvl w:ilvl="1">
      <w:start w:val="1"/>
      <w:numFmt w:val="decimal"/>
      <w:pStyle w:val="22"/>
      <w:suff w:val="space"/>
      <w:lvlText w:val="%1.%2"/>
      <w:lvlJc w:val="left"/>
      <w:pPr>
        <w:ind w:left="0" w:firstLine="0"/>
      </w:pPr>
      <w:rPr>
        <w:rFonts w:hint="eastAsia"/>
      </w:rPr>
    </w:lvl>
    <w:lvl w:ilvl="2">
      <w:start w:val="1"/>
      <w:numFmt w:val="decimal"/>
      <w:pStyle w:val="23"/>
      <w:suff w:val="space"/>
      <w:lvlText w:val="%1.%2.%3"/>
      <w:lvlJc w:val="left"/>
      <w:pPr>
        <w:ind w:left="0" w:firstLine="0"/>
      </w:pPr>
      <w:rPr>
        <w:rFonts w:hint="eastAsia"/>
      </w:rPr>
    </w:lvl>
    <w:lvl w:ilvl="3">
      <w:start w:val="1"/>
      <w:numFmt w:val="decimal"/>
      <w:pStyle w:val="24"/>
      <w:suff w:val="space"/>
      <w:lvlText w:val="%4."/>
      <w:lvlJc w:val="left"/>
      <w:pPr>
        <w:ind w:left="0" w:firstLine="0"/>
      </w:pPr>
      <w:rPr>
        <w:rFonts w:hint="eastAsia"/>
      </w:rPr>
    </w:lvl>
    <w:lvl w:ilvl="4">
      <w:start w:val="1"/>
      <w:numFmt w:val="upperRoman"/>
      <w:pStyle w:val="25"/>
      <w:suff w:val="space"/>
      <w:lvlText w:val="%5."/>
      <w:lvlJc w:val="left"/>
      <w:pPr>
        <w:ind w:left="0" w:firstLine="0"/>
      </w:pPr>
      <w:rPr>
        <w:rFonts w:hint="default"/>
        <w:color w:val="auto"/>
      </w:rPr>
    </w:lvl>
    <w:lvl w:ilvl="5">
      <w:start w:val="1"/>
      <w:numFmt w:val="decimal"/>
      <w:suff w:val="space"/>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0760B94"/>
    <w:multiLevelType w:val="hybridMultilevel"/>
    <w:tmpl w:val="BA086114"/>
    <w:lvl w:ilvl="0" w:tplc="CF940148">
      <w:start w:val="1"/>
      <w:numFmt w:val="bullet"/>
      <w:lvlText w:val="•"/>
      <w:lvlJc w:val="left"/>
      <w:pPr>
        <w:tabs>
          <w:tab w:val="num" w:pos="720"/>
        </w:tabs>
        <w:ind w:left="720" w:hanging="360"/>
      </w:pPr>
      <w:rPr>
        <w:rFonts w:ascii="Arial" w:hAnsi="Arial" w:hint="default"/>
      </w:rPr>
    </w:lvl>
    <w:lvl w:ilvl="1" w:tplc="A9800C00" w:tentative="1">
      <w:start w:val="1"/>
      <w:numFmt w:val="bullet"/>
      <w:lvlText w:val="•"/>
      <w:lvlJc w:val="left"/>
      <w:pPr>
        <w:tabs>
          <w:tab w:val="num" w:pos="1440"/>
        </w:tabs>
        <w:ind w:left="1440" w:hanging="360"/>
      </w:pPr>
      <w:rPr>
        <w:rFonts w:ascii="Arial" w:hAnsi="Arial" w:hint="default"/>
      </w:rPr>
    </w:lvl>
    <w:lvl w:ilvl="2" w:tplc="B8E822F8" w:tentative="1">
      <w:start w:val="1"/>
      <w:numFmt w:val="bullet"/>
      <w:lvlText w:val="•"/>
      <w:lvlJc w:val="left"/>
      <w:pPr>
        <w:tabs>
          <w:tab w:val="num" w:pos="2160"/>
        </w:tabs>
        <w:ind w:left="2160" w:hanging="360"/>
      </w:pPr>
      <w:rPr>
        <w:rFonts w:ascii="Arial" w:hAnsi="Arial" w:hint="default"/>
      </w:rPr>
    </w:lvl>
    <w:lvl w:ilvl="3" w:tplc="F620BF76" w:tentative="1">
      <w:start w:val="1"/>
      <w:numFmt w:val="bullet"/>
      <w:lvlText w:val="•"/>
      <w:lvlJc w:val="left"/>
      <w:pPr>
        <w:tabs>
          <w:tab w:val="num" w:pos="2880"/>
        </w:tabs>
        <w:ind w:left="2880" w:hanging="360"/>
      </w:pPr>
      <w:rPr>
        <w:rFonts w:ascii="Arial" w:hAnsi="Arial" w:hint="default"/>
      </w:rPr>
    </w:lvl>
    <w:lvl w:ilvl="4" w:tplc="9C4A3216" w:tentative="1">
      <w:start w:val="1"/>
      <w:numFmt w:val="bullet"/>
      <w:lvlText w:val="•"/>
      <w:lvlJc w:val="left"/>
      <w:pPr>
        <w:tabs>
          <w:tab w:val="num" w:pos="3600"/>
        </w:tabs>
        <w:ind w:left="3600" w:hanging="360"/>
      </w:pPr>
      <w:rPr>
        <w:rFonts w:ascii="Arial" w:hAnsi="Arial" w:hint="default"/>
      </w:rPr>
    </w:lvl>
    <w:lvl w:ilvl="5" w:tplc="0526DA40" w:tentative="1">
      <w:start w:val="1"/>
      <w:numFmt w:val="bullet"/>
      <w:lvlText w:val="•"/>
      <w:lvlJc w:val="left"/>
      <w:pPr>
        <w:tabs>
          <w:tab w:val="num" w:pos="4320"/>
        </w:tabs>
        <w:ind w:left="4320" w:hanging="360"/>
      </w:pPr>
      <w:rPr>
        <w:rFonts w:ascii="Arial" w:hAnsi="Arial" w:hint="default"/>
      </w:rPr>
    </w:lvl>
    <w:lvl w:ilvl="6" w:tplc="71D0D75E" w:tentative="1">
      <w:start w:val="1"/>
      <w:numFmt w:val="bullet"/>
      <w:lvlText w:val="•"/>
      <w:lvlJc w:val="left"/>
      <w:pPr>
        <w:tabs>
          <w:tab w:val="num" w:pos="5040"/>
        </w:tabs>
        <w:ind w:left="5040" w:hanging="360"/>
      </w:pPr>
      <w:rPr>
        <w:rFonts w:ascii="Arial" w:hAnsi="Arial" w:hint="default"/>
      </w:rPr>
    </w:lvl>
    <w:lvl w:ilvl="7" w:tplc="F09045F4" w:tentative="1">
      <w:start w:val="1"/>
      <w:numFmt w:val="bullet"/>
      <w:lvlText w:val="•"/>
      <w:lvlJc w:val="left"/>
      <w:pPr>
        <w:tabs>
          <w:tab w:val="num" w:pos="5760"/>
        </w:tabs>
        <w:ind w:left="5760" w:hanging="360"/>
      </w:pPr>
      <w:rPr>
        <w:rFonts w:ascii="Arial" w:hAnsi="Arial" w:hint="default"/>
      </w:rPr>
    </w:lvl>
    <w:lvl w:ilvl="8" w:tplc="0D0CF6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0853838"/>
    <w:multiLevelType w:val="hybridMultilevel"/>
    <w:tmpl w:val="A17C89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C20222"/>
    <w:multiLevelType w:val="hybridMultilevel"/>
    <w:tmpl w:val="2774D05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E9C4154"/>
    <w:multiLevelType w:val="multilevel"/>
    <w:tmpl w:val="083A13AA"/>
    <w:lvl w:ilvl="0">
      <w:start w:val="1"/>
      <w:numFmt w:val="decimal"/>
      <w:pStyle w:val="04"/>
      <w:suff w:val="space"/>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19A2703"/>
    <w:multiLevelType w:val="multilevel"/>
    <w:tmpl w:val="B0D0ADDA"/>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992"/>
      </w:pPr>
      <w:rPr>
        <w:rFonts w:eastAsia="宋体"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66244ECE"/>
    <w:multiLevelType w:val="hybridMultilevel"/>
    <w:tmpl w:val="0E308342"/>
    <w:lvl w:ilvl="0" w:tplc="F39C5F3C">
      <w:start w:val="1"/>
      <w:numFmt w:val="bullet"/>
      <w:lvlText w:val="•"/>
      <w:lvlJc w:val="left"/>
      <w:pPr>
        <w:tabs>
          <w:tab w:val="num" w:pos="720"/>
        </w:tabs>
        <w:ind w:left="720" w:hanging="360"/>
      </w:pPr>
      <w:rPr>
        <w:rFonts w:ascii="Arial" w:hAnsi="Arial" w:hint="default"/>
      </w:rPr>
    </w:lvl>
    <w:lvl w:ilvl="1" w:tplc="F0629090" w:tentative="1">
      <w:start w:val="1"/>
      <w:numFmt w:val="bullet"/>
      <w:lvlText w:val="•"/>
      <w:lvlJc w:val="left"/>
      <w:pPr>
        <w:tabs>
          <w:tab w:val="num" w:pos="1440"/>
        </w:tabs>
        <w:ind w:left="1440" w:hanging="360"/>
      </w:pPr>
      <w:rPr>
        <w:rFonts w:ascii="Arial" w:hAnsi="Arial" w:hint="default"/>
      </w:rPr>
    </w:lvl>
    <w:lvl w:ilvl="2" w:tplc="786C667C" w:tentative="1">
      <w:start w:val="1"/>
      <w:numFmt w:val="bullet"/>
      <w:lvlText w:val="•"/>
      <w:lvlJc w:val="left"/>
      <w:pPr>
        <w:tabs>
          <w:tab w:val="num" w:pos="2160"/>
        </w:tabs>
        <w:ind w:left="2160" w:hanging="360"/>
      </w:pPr>
      <w:rPr>
        <w:rFonts w:ascii="Arial" w:hAnsi="Arial" w:hint="default"/>
      </w:rPr>
    </w:lvl>
    <w:lvl w:ilvl="3" w:tplc="4064AB88" w:tentative="1">
      <w:start w:val="1"/>
      <w:numFmt w:val="bullet"/>
      <w:lvlText w:val="•"/>
      <w:lvlJc w:val="left"/>
      <w:pPr>
        <w:tabs>
          <w:tab w:val="num" w:pos="2880"/>
        </w:tabs>
        <w:ind w:left="2880" w:hanging="360"/>
      </w:pPr>
      <w:rPr>
        <w:rFonts w:ascii="Arial" w:hAnsi="Arial" w:hint="default"/>
      </w:rPr>
    </w:lvl>
    <w:lvl w:ilvl="4" w:tplc="0712B6D2" w:tentative="1">
      <w:start w:val="1"/>
      <w:numFmt w:val="bullet"/>
      <w:lvlText w:val="•"/>
      <w:lvlJc w:val="left"/>
      <w:pPr>
        <w:tabs>
          <w:tab w:val="num" w:pos="3600"/>
        </w:tabs>
        <w:ind w:left="3600" w:hanging="360"/>
      </w:pPr>
      <w:rPr>
        <w:rFonts w:ascii="Arial" w:hAnsi="Arial" w:hint="default"/>
      </w:rPr>
    </w:lvl>
    <w:lvl w:ilvl="5" w:tplc="23AE4876" w:tentative="1">
      <w:start w:val="1"/>
      <w:numFmt w:val="bullet"/>
      <w:lvlText w:val="•"/>
      <w:lvlJc w:val="left"/>
      <w:pPr>
        <w:tabs>
          <w:tab w:val="num" w:pos="4320"/>
        </w:tabs>
        <w:ind w:left="4320" w:hanging="360"/>
      </w:pPr>
      <w:rPr>
        <w:rFonts w:ascii="Arial" w:hAnsi="Arial" w:hint="default"/>
      </w:rPr>
    </w:lvl>
    <w:lvl w:ilvl="6" w:tplc="4238CBEC" w:tentative="1">
      <w:start w:val="1"/>
      <w:numFmt w:val="bullet"/>
      <w:lvlText w:val="•"/>
      <w:lvlJc w:val="left"/>
      <w:pPr>
        <w:tabs>
          <w:tab w:val="num" w:pos="5040"/>
        </w:tabs>
        <w:ind w:left="5040" w:hanging="360"/>
      </w:pPr>
      <w:rPr>
        <w:rFonts w:ascii="Arial" w:hAnsi="Arial" w:hint="default"/>
      </w:rPr>
    </w:lvl>
    <w:lvl w:ilvl="7" w:tplc="9E12AEBC" w:tentative="1">
      <w:start w:val="1"/>
      <w:numFmt w:val="bullet"/>
      <w:lvlText w:val="•"/>
      <w:lvlJc w:val="left"/>
      <w:pPr>
        <w:tabs>
          <w:tab w:val="num" w:pos="5760"/>
        </w:tabs>
        <w:ind w:left="5760" w:hanging="360"/>
      </w:pPr>
      <w:rPr>
        <w:rFonts w:ascii="Arial" w:hAnsi="Arial" w:hint="default"/>
      </w:rPr>
    </w:lvl>
    <w:lvl w:ilvl="8" w:tplc="DAD84CE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9A0FD5"/>
    <w:multiLevelType w:val="hybridMultilevel"/>
    <w:tmpl w:val="0310B8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B2044E"/>
    <w:multiLevelType w:val="hybridMultilevel"/>
    <w:tmpl w:val="C9FAF28A"/>
    <w:lvl w:ilvl="0" w:tplc="1948690E">
      <w:start w:val="1"/>
      <w:numFmt w:val="bullet"/>
      <w:lvlText w:val=""/>
      <w:lvlJc w:val="left"/>
      <w:pPr>
        <w:tabs>
          <w:tab w:val="num" w:pos="720"/>
        </w:tabs>
        <w:ind w:left="720" w:hanging="360"/>
      </w:pPr>
      <w:rPr>
        <w:rFonts w:ascii="Wingdings" w:hAnsi="Wingdings" w:hint="default"/>
      </w:rPr>
    </w:lvl>
    <w:lvl w:ilvl="1" w:tplc="B2DC58B0" w:tentative="1">
      <w:start w:val="1"/>
      <w:numFmt w:val="bullet"/>
      <w:lvlText w:val=""/>
      <w:lvlJc w:val="left"/>
      <w:pPr>
        <w:tabs>
          <w:tab w:val="num" w:pos="1440"/>
        </w:tabs>
        <w:ind w:left="1440" w:hanging="360"/>
      </w:pPr>
      <w:rPr>
        <w:rFonts w:ascii="Wingdings" w:hAnsi="Wingdings" w:hint="default"/>
      </w:rPr>
    </w:lvl>
    <w:lvl w:ilvl="2" w:tplc="D3C6CC52" w:tentative="1">
      <w:start w:val="1"/>
      <w:numFmt w:val="bullet"/>
      <w:lvlText w:val=""/>
      <w:lvlJc w:val="left"/>
      <w:pPr>
        <w:tabs>
          <w:tab w:val="num" w:pos="2160"/>
        </w:tabs>
        <w:ind w:left="2160" w:hanging="360"/>
      </w:pPr>
      <w:rPr>
        <w:rFonts w:ascii="Wingdings" w:hAnsi="Wingdings" w:hint="default"/>
      </w:rPr>
    </w:lvl>
    <w:lvl w:ilvl="3" w:tplc="215E783E" w:tentative="1">
      <w:start w:val="1"/>
      <w:numFmt w:val="bullet"/>
      <w:lvlText w:val=""/>
      <w:lvlJc w:val="left"/>
      <w:pPr>
        <w:tabs>
          <w:tab w:val="num" w:pos="2880"/>
        </w:tabs>
        <w:ind w:left="2880" w:hanging="360"/>
      </w:pPr>
      <w:rPr>
        <w:rFonts w:ascii="Wingdings" w:hAnsi="Wingdings" w:hint="default"/>
      </w:rPr>
    </w:lvl>
    <w:lvl w:ilvl="4" w:tplc="42E0EBB4" w:tentative="1">
      <w:start w:val="1"/>
      <w:numFmt w:val="bullet"/>
      <w:lvlText w:val=""/>
      <w:lvlJc w:val="left"/>
      <w:pPr>
        <w:tabs>
          <w:tab w:val="num" w:pos="3600"/>
        </w:tabs>
        <w:ind w:left="3600" w:hanging="360"/>
      </w:pPr>
      <w:rPr>
        <w:rFonts w:ascii="Wingdings" w:hAnsi="Wingdings" w:hint="default"/>
      </w:rPr>
    </w:lvl>
    <w:lvl w:ilvl="5" w:tplc="1CD0D334" w:tentative="1">
      <w:start w:val="1"/>
      <w:numFmt w:val="bullet"/>
      <w:lvlText w:val=""/>
      <w:lvlJc w:val="left"/>
      <w:pPr>
        <w:tabs>
          <w:tab w:val="num" w:pos="4320"/>
        </w:tabs>
        <w:ind w:left="4320" w:hanging="360"/>
      </w:pPr>
      <w:rPr>
        <w:rFonts w:ascii="Wingdings" w:hAnsi="Wingdings" w:hint="default"/>
      </w:rPr>
    </w:lvl>
    <w:lvl w:ilvl="6" w:tplc="2BBE7972" w:tentative="1">
      <w:start w:val="1"/>
      <w:numFmt w:val="bullet"/>
      <w:lvlText w:val=""/>
      <w:lvlJc w:val="left"/>
      <w:pPr>
        <w:tabs>
          <w:tab w:val="num" w:pos="5040"/>
        </w:tabs>
        <w:ind w:left="5040" w:hanging="360"/>
      </w:pPr>
      <w:rPr>
        <w:rFonts w:ascii="Wingdings" w:hAnsi="Wingdings" w:hint="default"/>
      </w:rPr>
    </w:lvl>
    <w:lvl w:ilvl="7" w:tplc="933CDCB6" w:tentative="1">
      <w:start w:val="1"/>
      <w:numFmt w:val="bullet"/>
      <w:lvlText w:val=""/>
      <w:lvlJc w:val="left"/>
      <w:pPr>
        <w:tabs>
          <w:tab w:val="num" w:pos="5760"/>
        </w:tabs>
        <w:ind w:left="5760" w:hanging="360"/>
      </w:pPr>
      <w:rPr>
        <w:rFonts w:ascii="Wingdings" w:hAnsi="Wingdings" w:hint="default"/>
      </w:rPr>
    </w:lvl>
    <w:lvl w:ilvl="8" w:tplc="E83E37B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D3656AB"/>
    <w:multiLevelType w:val="hybridMultilevel"/>
    <w:tmpl w:val="31A01A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8"/>
  </w:num>
  <w:num w:numId="3">
    <w:abstractNumId w:val="8"/>
  </w:num>
  <w:num w:numId="4">
    <w:abstractNumId w:val="8"/>
  </w:num>
  <w:num w:numId="5">
    <w:abstractNumId w:val="8"/>
  </w:num>
  <w:num w:numId="6">
    <w:abstractNumId w:val="5"/>
  </w:num>
  <w:num w:numId="7">
    <w:abstractNumId w:val="5"/>
  </w:num>
  <w:num w:numId="8">
    <w:abstractNumId w:val="5"/>
  </w:num>
  <w:num w:numId="9">
    <w:abstractNumId w:val="5"/>
  </w:num>
  <w:num w:numId="10">
    <w:abstractNumId w:val="1"/>
  </w:num>
  <w:num w:numId="11">
    <w:abstractNumId w:val="1"/>
  </w:num>
  <w:num w:numId="12">
    <w:abstractNumId w:val="1"/>
  </w:num>
  <w:num w:numId="13">
    <w:abstractNumId w:val="1"/>
  </w:num>
  <w:num w:numId="14">
    <w:abstractNumId w:val="8"/>
  </w:num>
  <w:num w:numId="15">
    <w:abstractNumId w:val="8"/>
  </w:num>
  <w:num w:numId="16">
    <w:abstractNumId w:val="8"/>
  </w:num>
  <w:num w:numId="17">
    <w:abstractNumId w:val="8"/>
  </w:num>
  <w:num w:numId="18">
    <w:abstractNumId w:val="8"/>
  </w:num>
  <w:num w:numId="19">
    <w:abstractNumId w:val="5"/>
  </w:num>
  <w:num w:numId="20">
    <w:abstractNumId w:val="5"/>
  </w:num>
  <w:num w:numId="21">
    <w:abstractNumId w:val="5"/>
  </w:num>
  <w:num w:numId="22">
    <w:abstractNumId w:val="5"/>
  </w:num>
  <w:num w:numId="23">
    <w:abstractNumId w:val="12"/>
  </w:num>
  <w:num w:numId="24">
    <w:abstractNumId w:val="2"/>
  </w:num>
  <w:num w:numId="25">
    <w:abstractNumId w:val="17"/>
  </w:num>
  <w:num w:numId="26">
    <w:abstractNumId w:val="3"/>
  </w:num>
  <w:num w:numId="27">
    <w:abstractNumId w:val="6"/>
  </w:num>
  <w:num w:numId="28">
    <w:abstractNumId w:val="9"/>
  </w:num>
  <w:num w:numId="29">
    <w:abstractNumId w:val="14"/>
  </w:num>
  <w:num w:numId="30">
    <w:abstractNumId w:val="16"/>
  </w:num>
  <w:num w:numId="31">
    <w:abstractNumId w:val="7"/>
  </w:num>
  <w:num w:numId="32">
    <w:abstractNumId w:val="10"/>
  </w:num>
  <w:num w:numId="33">
    <w:abstractNumId w:val="4"/>
  </w:num>
  <w:num w:numId="34">
    <w:abstractNumId w:val="0"/>
  </w:num>
  <w:num w:numId="35">
    <w:abstractNumId w:val="11"/>
  </w:num>
  <w:num w:numId="36">
    <w:abstractNumId w:val="15"/>
  </w:num>
  <w:num w:numId="3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智绘未来专利代理">
    <w15:presenceInfo w15:providerId="None" w15:userId="智绘未来专利代理"/>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721"/>
    <w:rsid w:val="00004CEF"/>
    <w:rsid w:val="000246EC"/>
    <w:rsid w:val="00035DD5"/>
    <w:rsid w:val="000373A9"/>
    <w:rsid w:val="00062ADF"/>
    <w:rsid w:val="00063DB7"/>
    <w:rsid w:val="0007095F"/>
    <w:rsid w:val="0007186D"/>
    <w:rsid w:val="00071CF0"/>
    <w:rsid w:val="00073A0A"/>
    <w:rsid w:val="000905F6"/>
    <w:rsid w:val="000A3EB0"/>
    <w:rsid w:val="000A7724"/>
    <w:rsid w:val="000B16E2"/>
    <w:rsid w:val="000C07D3"/>
    <w:rsid w:val="000E0875"/>
    <w:rsid w:val="000E6B01"/>
    <w:rsid w:val="000F32B8"/>
    <w:rsid w:val="000F4BA8"/>
    <w:rsid w:val="00114FD7"/>
    <w:rsid w:val="0012159C"/>
    <w:rsid w:val="001242DC"/>
    <w:rsid w:val="00124F73"/>
    <w:rsid w:val="00136A50"/>
    <w:rsid w:val="0013790E"/>
    <w:rsid w:val="00140870"/>
    <w:rsid w:val="00142BD7"/>
    <w:rsid w:val="001473EC"/>
    <w:rsid w:val="001552E1"/>
    <w:rsid w:val="00156539"/>
    <w:rsid w:val="00156786"/>
    <w:rsid w:val="001630AE"/>
    <w:rsid w:val="00170E72"/>
    <w:rsid w:val="001752C9"/>
    <w:rsid w:val="00190AAD"/>
    <w:rsid w:val="001A27A1"/>
    <w:rsid w:val="001A38F9"/>
    <w:rsid w:val="001A51D0"/>
    <w:rsid w:val="001C5CC6"/>
    <w:rsid w:val="001C68EF"/>
    <w:rsid w:val="001D68A5"/>
    <w:rsid w:val="001E1566"/>
    <w:rsid w:val="001E708D"/>
    <w:rsid w:val="002101A1"/>
    <w:rsid w:val="00234413"/>
    <w:rsid w:val="00241BF9"/>
    <w:rsid w:val="00243C8C"/>
    <w:rsid w:val="0025640F"/>
    <w:rsid w:val="00257442"/>
    <w:rsid w:val="00260566"/>
    <w:rsid w:val="002606E1"/>
    <w:rsid w:val="00270A78"/>
    <w:rsid w:val="00280A29"/>
    <w:rsid w:val="0028763F"/>
    <w:rsid w:val="00292186"/>
    <w:rsid w:val="00296E1B"/>
    <w:rsid w:val="002A1EBA"/>
    <w:rsid w:val="002A7E6F"/>
    <w:rsid w:val="002C172F"/>
    <w:rsid w:val="002D0A73"/>
    <w:rsid w:val="0030288E"/>
    <w:rsid w:val="00303456"/>
    <w:rsid w:val="00315223"/>
    <w:rsid w:val="003208A8"/>
    <w:rsid w:val="003318CA"/>
    <w:rsid w:val="003473AF"/>
    <w:rsid w:val="0035335D"/>
    <w:rsid w:val="003548B7"/>
    <w:rsid w:val="003549F2"/>
    <w:rsid w:val="003575B4"/>
    <w:rsid w:val="00360878"/>
    <w:rsid w:val="00395FA2"/>
    <w:rsid w:val="003A78DB"/>
    <w:rsid w:val="003C6C74"/>
    <w:rsid w:val="003D2304"/>
    <w:rsid w:val="003E13A4"/>
    <w:rsid w:val="003E4413"/>
    <w:rsid w:val="003E4F54"/>
    <w:rsid w:val="003E5F5C"/>
    <w:rsid w:val="003E7F65"/>
    <w:rsid w:val="003F5CBE"/>
    <w:rsid w:val="003F6FA0"/>
    <w:rsid w:val="004055E1"/>
    <w:rsid w:val="0042417A"/>
    <w:rsid w:val="00426115"/>
    <w:rsid w:val="0043536A"/>
    <w:rsid w:val="004442B1"/>
    <w:rsid w:val="0045160E"/>
    <w:rsid w:val="004703EA"/>
    <w:rsid w:val="00470B11"/>
    <w:rsid w:val="004835A9"/>
    <w:rsid w:val="0049065D"/>
    <w:rsid w:val="004908FB"/>
    <w:rsid w:val="004A75A0"/>
    <w:rsid w:val="004B217C"/>
    <w:rsid w:val="004B2F1F"/>
    <w:rsid w:val="004B3D6A"/>
    <w:rsid w:val="004E147E"/>
    <w:rsid w:val="005014C6"/>
    <w:rsid w:val="00512AC1"/>
    <w:rsid w:val="00516458"/>
    <w:rsid w:val="0052108F"/>
    <w:rsid w:val="00523B92"/>
    <w:rsid w:val="0052709C"/>
    <w:rsid w:val="005341E4"/>
    <w:rsid w:val="00557721"/>
    <w:rsid w:val="00561F3D"/>
    <w:rsid w:val="00562C79"/>
    <w:rsid w:val="005658FB"/>
    <w:rsid w:val="00565D06"/>
    <w:rsid w:val="005705B7"/>
    <w:rsid w:val="005807C1"/>
    <w:rsid w:val="00594272"/>
    <w:rsid w:val="00595B92"/>
    <w:rsid w:val="00596FC9"/>
    <w:rsid w:val="005B087B"/>
    <w:rsid w:val="005B1575"/>
    <w:rsid w:val="005C2841"/>
    <w:rsid w:val="005E694C"/>
    <w:rsid w:val="005F2880"/>
    <w:rsid w:val="00610266"/>
    <w:rsid w:val="00613368"/>
    <w:rsid w:val="00616F47"/>
    <w:rsid w:val="006217B3"/>
    <w:rsid w:val="00633748"/>
    <w:rsid w:val="00634BDA"/>
    <w:rsid w:val="0063659D"/>
    <w:rsid w:val="00641BA4"/>
    <w:rsid w:val="00650B2D"/>
    <w:rsid w:val="0065787A"/>
    <w:rsid w:val="0066127F"/>
    <w:rsid w:val="006949E4"/>
    <w:rsid w:val="006A0CE1"/>
    <w:rsid w:val="006A1263"/>
    <w:rsid w:val="006B04D5"/>
    <w:rsid w:val="006C1709"/>
    <w:rsid w:val="006D4056"/>
    <w:rsid w:val="006D71E7"/>
    <w:rsid w:val="006E3885"/>
    <w:rsid w:val="00717D87"/>
    <w:rsid w:val="00722003"/>
    <w:rsid w:val="0072409E"/>
    <w:rsid w:val="00733944"/>
    <w:rsid w:val="00733CB1"/>
    <w:rsid w:val="00735ADE"/>
    <w:rsid w:val="0074160D"/>
    <w:rsid w:val="00770FE5"/>
    <w:rsid w:val="007712EB"/>
    <w:rsid w:val="00771697"/>
    <w:rsid w:val="00784D2D"/>
    <w:rsid w:val="00787F7D"/>
    <w:rsid w:val="007A15F2"/>
    <w:rsid w:val="007A29F3"/>
    <w:rsid w:val="007B6DE1"/>
    <w:rsid w:val="007C1B9E"/>
    <w:rsid w:val="007C2673"/>
    <w:rsid w:val="007D0378"/>
    <w:rsid w:val="007D3889"/>
    <w:rsid w:val="00803A84"/>
    <w:rsid w:val="00814DD5"/>
    <w:rsid w:val="0082346C"/>
    <w:rsid w:val="00826D6C"/>
    <w:rsid w:val="008306C1"/>
    <w:rsid w:val="008363FC"/>
    <w:rsid w:val="00845592"/>
    <w:rsid w:val="008539C7"/>
    <w:rsid w:val="00856527"/>
    <w:rsid w:val="00865D68"/>
    <w:rsid w:val="008714BA"/>
    <w:rsid w:val="008804C6"/>
    <w:rsid w:val="0089337F"/>
    <w:rsid w:val="00894A6E"/>
    <w:rsid w:val="0089758A"/>
    <w:rsid w:val="008A614B"/>
    <w:rsid w:val="008B6DF1"/>
    <w:rsid w:val="008D3302"/>
    <w:rsid w:val="00905705"/>
    <w:rsid w:val="00910344"/>
    <w:rsid w:val="0091153E"/>
    <w:rsid w:val="00912351"/>
    <w:rsid w:val="00920FEE"/>
    <w:rsid w:val="00922F2A"/>
    <w:rsid w:val="00932B8D"/>
    <w:rsid w:val="00934922"/>
    <w:rsid w:val="0095211B"/>
    <w:rsid w:val="0096526F"/>
    <w:rsid w:val="00972928"/>
    <w:rsid w:val="00996C35"/>
    <w:rsid w:val="009B1CC0"/>
    <w:rsid w:val="009B1E00"/>
    <w:rsid w:val="009B2B3D"/>
    <w:rsid w:val="009B3E62"/>
    <w:rsid w:val="009B5F62"/>
    <w:rsid w:val="009C0AB4"/>
    <w:rsid w:val="009C3ED9"/>
    <w:rsid w:val="009E25A5"/>
    <w:rsid w:val="009F2EDF"/>
    <w:rsid w:val="00A0508C"/>
    <w:rsid w:val="00A06C9E"/>
    <w:rsid w:val="00A0753C"/>
    <w:rsid w:val="00A12D6B"/>
    <w:rsid w:val="00A303AC"/>
    <w:rsid w:val="00A314D5"/>
    <w:rsid w:val="00A321AD"/>
    <w:rsid w:val="00A34218"/>
    <w:rsid w:val="00A50AD5"/>
    <w:rsid w:val="00A67446"/>
    <w:rsid w:val="00A70399"/>
    <w:rsid w:val="00A74459"/>
    <w:rsid w:val="00A82618"/>
    <w:rsid w:val="00A90B9E"/>
    <w:rsid w:val="00AA2D27"/>
    <w:rsid w:val="00AA4C37"/>
    <w:rsid w:val="00AA554A"/>
    <w:rsid w:val="00AA7826"/>
    <w:rsid w:val="00AB5A12"/>
    <w:rsid w:val="00AB7E05"/>
    <w:rsid w:val="00AC4F0B"/>
    <w:rsid w:val="00AE08C2"/>
    <w:rsid w:val="00AE4AA2"/>
    <w:rsid w:val="00AF2356"/>
    <w:rsid w:val="00B06525"/>
    <w:rsid w:val="00B2685D"/>
    <w:rsid w:val="00B52AAC"/>
    <w:rsid w:val="00B60281"/>
    <w:rsid w:val="00B6374D"/>
    <w:rsid w:val="00B71BD7"/>
    <w:rsid w:val="00B749A3"/>
    <w:rsid w:val="00B82DD1"/>
    <w:rsid w:val="00B92269"/>
    <w:rsid w:val="00B96B69"/>
    <w:rsid w:val="00BA1DC6"/>
    <w:rsid w:val="00BA2AC0"/>
    <w:rsid w:val="00BC14CC"/>
    <w:rsid w:val="00BD1EF3"/>
    <w:rsid w:val="00BF3CF8"/>
    <w:rsid w:val="00C03109"/>
    <w:rsid w:val="00C0710F"/>
    <w:rsid w:val="00C322D4"/>
    <w:rsid w:val="00C32303"/>
    <w:rsid w:val="00C35F92"/>
    <w:rsid w:val="00C43116"/>
    <w:rsid w:val="00C43D2E"/>
    <w:rsid w:val="00C4792D"/>
    <w:rsid w:val="00C5133D"/>
    <w:rsid w:val="00C5545C"/>
    <w:rsid w:val="00C55BF0"/>
    <w:rsid w:val="00C60CE6"/>
    <w:rsid w:val="00C71EB2"/>
    <w:rsid w:val="00C83DB7"/>
    <w:rsid w:val="00C92566"/>
    <w:rsid w:val="00CA7ACD"/>
    <w:rsid w:val="00CC356C"/>
    <w:rsid w:val="00CC59DC"/>
    <w:rsid w:val="00CD05BF"/>
    <w:rsid w:val="00CD6856"/>
    <w:rsid w:val="00CE4A9C"/>
    <w:rsid w:val="00CE7C16"/>
    <w:rsid w:val="00CF2B2E"/>
    <w:rsid w:val="00CF73B0"/>
    <w:rsid w:val="00D04FDC"/>
    <w:rsid w:val="00D128B2"/>
    <w:rsid w:val="00D136D1"/>
    <w:rsid w:val="00D15625"/>
    <w:rsid w:val="00D17969"/>
    <w:rsid w:val="00D4217A"/>
    <w:rsid w:val="00D53968"/>
    <w:rsid w:val="00D53E8E"/>
    <w:rsid w:val="00D55786"/>
    <w:rsid w:val="00D55EC1"/>
    <w:rsid w:val="00D65EC0"/>
    <w:rsid w:val="00D6792F"/>
    <w:rsid w:val="00D75FC7"/>
    <w:rsid w:val="00D765D9"/>
    <w:rsid w:val="00D8787D"/>
    <w:rsid w:val="00D92910"/>
    <w:rsid w:val="00D95AD5"/>
    <w:rsid w:val="00DA0F67"/>
    <w:rsid w:val="00DB2413"/>
    <w:rsid w:val="00DE3E41"/>
    <w:rsid w:val="00E12177"/>
    <w:rsid w:val="00E16BC5"/>
    <w:rsid w:val="00E24722"/>
    <w:rsid w:val="00E4321E"/>
    <w:rsid w:val="00E50263"/>
    <w:rsid w:val="00E512B5"/>
    <w:rsid w:val="00E55C70"/>
    <w:rsid w:val="00E63B49"/>
    <w:rsid w:val="00E655FB"/>
    <w:rsid w:val="00E71FB9"/>
    <w:rsid w:val="00E75721"/>
    <w:rsid w:val="00E8398E"/>
    <w:rsid w:val="00E8468A"/>
    <w:rsid w:val="00E878FA"/>
    <w:rsid w:val="00E951DA"/>
    <w:rsid w:val="00EA523B"/>
    <w:rsid w:val="00EA7570"/>
    <w:rsid w:val="00EC5E8D"/>
    <w:rsid w:val="00EC69F9"/>
    <w:rsid w:val="00ED0770"/>
    <w:rsid w:val="00ED3BEB"/>
    <w:rsid w:val="00ED3C6B"/>
    <w:rsid w:val="00EE31A8"/>
    <w:rsid w:val="00EF0CFC"/>
    <w:rsid w:val="00EF7E45"/>
    <w:rsid w:val="00F241D6"/>
    <w:rsid w:val="00F324C4"/>
    <w:rsid w:val="00F341F3"/>
    <w:rsid w:val="00F34FEB"/>
    <w:rsid w:val="00F505B4"/>
    <w:rsid w:val="00F55DE0"/>
    <w:rsid w:val="00F735EC"/>
    <w:rsid w:val="00F74461"/>
    <w:rsid w:val="00F74FC0"/>
    <w:rsid w:val="00F805B5"/>
    <w:rsid w:val="00F9526B"/>
    <w:rsid w:val="00FA1D49"/>
    <w:rsid w:val="00FA35A4"/>
    <w:rsid w:val="00FA407B"/>
    <w:rsid w:val="00FB5B6B"/>
    <w:rsid w:val="00FC2BB5"/>
    <w:rsid w:val="00FC6355"/>
    <w:rsid w:val="00FC7684"/>
    <w:rsid w:val="00FE3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9723C"/>
  <w15:chartTrackingRefBased/>
  <w15:docId w15:val="{86F0634C-770A-4A92-9B26-65E0E2A06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06E1"/>
    <w:pPr>
      <w:widowControl w:val="0"/>
      <w:jc w:val="both"/>
    </w:pPr>
    <w:rPr>
      <w:rFonts w:ascii="Times New Roman" w:eastAsia="宋体" w:hAnsi="Times New Roman"/>
    </w:rPr>
  </w:style>
  <w:style w:type="paragraph" w:styleId="1">
    <w:name w:val="heading 1"/>
    <w:basedOn w:val="a"/>
    <w:next w:val="a"/>
    <w:link w:val="10"/>
    <w:qFormat/>
    <w:rsid w:val="009B1CC0"/>
    <w:pPr>
      <w:keepNext/>
      <w:keepLines/>
      <w:numPr>
        <w:numId w:val="37"/>
      </w:numPr>
      <w:spacing w:before="340" w:after="330" w:line="578" w:lineRule="auto"/>
      <w:outlineLvl w:val="0"/>
    </w:pPr>
    <w:rPr>
      <w:rFonts w:cs="Times New Roman"/>
      <w:b/>
      <w:bCs/>
      <w:kern w:val="44"/>
      <w:sz w:val="44"/>
      <w:szCs w:val="44"/>
    </w:rPr>
  </w:style>
  <w:style w:type="paragraph" w:styleId="2">
    <w:name w:val="heading 2"/>
    <w:basedOn w:val="a"/>
    <w:next w:val="a"/>
    <w:link w:val="20"/>
    <w:qFormat/>
    <w:rsid w:val="002A7E6F"/>
    <w:pPr>
      <w:keepNext/>
      <w:keepLines/>
      <w:numPr>
        <w:ilvl w:val="1"/>
        <w:numId w:val="37"/>
      </w:numPr>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
    <w:name w:val="00小四正文"/>
    <w:basedOn w:val="a"/>
    <w:link w:val="000"/>
    <w:qFormat/>
    <w:rsid w:val="00C35F92"/>
    <w:pPr>
      <w:spacing w:line="360" w:lineRule="auto"/>
      <w:ind w:firstLineChars="200" w:firstLine="200"/>
      <w:jc w:val="left"/>
    </w:pPr>
    <w:rPr>
      <w:sz w:val="24"/>
    </w:rPr>
  </w:style>
  <w:style w:type="character" w:customStyle="1" w:styleId="000">
    <w:name w:val="00小四正文 字符"/>
    <w:basedOn w:val="a0"/>
    <w:link w:val="00"/>
    <w:rsid w:val="00C35F92"/>
    <w:rPr>
      <w:rFonts w:ascii="Times New Roman" w:eastAsia="宋体" w:hAnsi="Times New Roman"/>
      <w:sz w:val="24"/>
    </w:rPr>
  </w:style>
  <w:style w:type="paragraph" w:customStyle="1" w:styleId="01">
    <w:name w:val="01五号正文"/>
    <w:basedOn w:val="a"/>
    <w:link w:val="010"/>
    <w:qFormat/>
    <w:rsid w:val="001A27A1"/>
    <w:pPr>
      <w:widowControl/>
      <w:spacing w:beforeLines="50" w:before="50"/>
      <w:ind w:firstLineChars="200" w:firstLine="200"/>
      <w:jc w:val="left"/>
    </w:pPr>
    <w:rPr>
      <w:szCs w:val="21"/>
    </w:rPr>
  </w:style>
  <w:style w:type="character" w:customStyle="1" w:styleId="010">
    <w:name w:val="01五号正文 字符"/>
    <w:basedOn w:val="a0"/>
    <w:link w:val="01"/>
    <w:rsid w:val="001A27A1"/>
    <w:rPr>
      <w:rFonts w:ascii="Times New Roman" w:eastAsia="宋体" w:hAnsi="Times New Roman"/>
      <w:szCs w:val="21"/>
    </w:rPr>
  </w:style>
  <w:style w:type="paragraph" w:customStyle="1" w:styleId="02">
    <w:name w:val="02强调"/>
    <w:basedOn w:val="a"/>
    <w:next w:val="a"/>
    <w:link w:val="020"/>
    <w:qFormat/>
    <w:rsid w:val="001A27A1"/>
    <w:rPr>
      <w:b/>
      <w:i/>
      <w:color w:val="FF0000"/>
      <w:sz w:val="24"/>
      <w:u w:val="thick"/>
    </w:rPr>
  </w:style>
  <w:style w:type="character" w:customStyle="1" w:styleId="020">
    <w:name w:val="02强调 字符"/>
    <w:basedOn w:val="a0"/>
    <w:link w:val="02"/>
    <w:rsid w:val="001A27A1"/>
    <w:rPr>
      <w:rFonts w:ascii="Times New Roman" w:eastAsia="宋体" w:hAnsi="Times New Roman"/>
      <w:b/>
      <w:i/>
      <w:color w:val="FF0000"/>
      <w:sz w:val="24"/>
      <w:u w:val="thick"/>
    </w:rPr>
  </w:style>
  <w:style w:type="paragraph" w:customStyle="1" w:styleId="03">
    <w:name w:val="03强调"/>
    <w:basedOn w:val="a"/>
    <w:next w:val="a"/>
    <w:link w:val="030"/>
    <w:qFormat/>
    <w:rsid w:val="001A27A1"/>
    <w:rPr>
      <w:b/>
      <w:i/>
      <w:color w:val="0070C0"/>
      <w:sz w:val="24"/>
      <w:u w:val="double"/>
    </w:rPr>
  </w:style>
  <w:style w:type="character" w:customStyle="1" w:styleId="030">
    <w:name w:val="03强调 字符"/>
    <w:basedOn w:val="a0"/>
    <w:link w:val="03"/>
    <w:rsid w:val="001A27A1"/>
    <w:rPr>
      <w:rFonts w:ascii="Times New Roman" w:eastAsia="宋体" w:hAnsi="Times New Roman"/>
      <w:b/>
      <w:i/>
      <w:color w:val="0070C0"/>
      <w:sz w:val="24"/>
      <w:u w:val="double"/>
    </w:rPr>
  </w:style>
  <w:style w:type="paragraph" w:customStyle="1" w:styleId="0a">
    <w:name w:val="0a一级"/>
    <w:basedOn w:val="a"/>
    <w:next w:val="a"/>
    <w:link w:val="0a0"/>
    <w:qFormat/>
    <w:rsid w:val="00D75FC7"/>
    <w:pPr>
      <w:numPr>
        <w:numId w:val="13"/>
      </w:numPr>
      <w:spacing w:line="360" w:lineRule="auto"/>
      <w:ind w:firstLineChars="200" w:firstLine="200"/>
      <w:outlineLvl w:val="0"/>
    </w:pPr>
    <w:rPr>
      <w:rFonts w:eastAsia="方正小标宋简体"/>
      <w:sz w:val="24"/>
    </w:rPr>
  </w:style>
  <w:style w:type="character" w:customStyle="1" w:styleId="0a0">
    <w:name w:val="0a一级 字符"/>
    <w:basedOn w:val="a0"/>
    <w:link w:val="0a"/>
    <w:rsid w:val="00D75FC7"/>
    <w:rPr>
      <w:rFonts w:ascii="Times New Roman" w:eastAsia="方正小标宋简体" w:hAnsi="Times New Roman"/>
      <w:sz w:val="24"/>
    </w:rPr>
  </w:style>
  <w:style w:type="paragraph" w:customStyle="1" w:styleId="0b">
    <w:name w:val="0b二级"/>
    <w:basedOn w:val="a"/>
    <w:next w:val="a"/>
    <w:link w:val="0b0"/>
    <w:qFormat/>
    <w:rsid w:val="00722003"/>
    <w:pPr>
      <w:numPr>
        <w:ilvl w:val="1"/>
        <w:numId w:val="13"/>
      </w:numPr>
      <w:spacing w:line="360" w:lineRule="auto"/>
      <w:ind w:firstLineChars="200" w:firstLine="200"/>
      <w:outlineLvl w:val="1"/>
    </w:pPr>
    <w:rPr>
      <w:rFonts w:eastAsia="黑体"/>
      <w:sz w:val="24"/>
    </w:rPr>
  </w:style>
  <w:style w:type="character" w:customStyle="1" w:styleId="0b0">
    <w:name w:val="0b二级 字符"/>
    <w:basedOn w:val="a0"/>
    <w:link w:val="0b"/>
    <w:rsid w:val="00722003"/>
    <w:rPr>
      <w:rFonts w:ascii="Times New Roman" w:eastAsia="黑体" w:hAnsi="Times New Roman"/>
      <w:sz w:val="24"/>
    </w:rPr>
  </w:style>
  <w:style w:type="paragraph" w:customStyle="1" w:styleId="0c">
    <w:name w:val="0c三级"/>
    <w:basedOn w:val="a"/>
    <w:next w:val="a"/>
    <w:link w:val="0c0"/>
    <w:qFormat/>
    <w:rsid w:val="00633748"/>
    <w:pPr>
      <w:numPr>
        <w:ilvl w:val="2"/>
        <w:numId w:val="13"/>
      </w:numPr>
      <w:spacing w:line="360" w:lineRule="auto"/>
      <w:ind w:firstLineChars="200" w:firstLine="200"/>
      <w:outlineLvl w:val="2"/>
    </w:pPr>
    <w:rPr>
      <w:b/>
      <w:sz w:val="24"/>
    </w:rPr>
  </w:style>
  <w:style w:type="character" w:customStyle="1" w:styleId="0c0">
    <w:name w:val="0c三级 字符"/>
    <w:basedOn w:val="a0"/>
    <w:link w:val="0c"/>
    <w:rsid w:val="00633748"/>
    <w:rPr>
      <w:rFonts w:ascii="Times New Roman" w:eastAsia="宋体" w:hAnsi="Times New Roman"/>
      <w:b/>
      <w:sz w:val="24"/>
    </w:rPr>
  </w:style>
  <w:style w:type="paragraph" w:customStyle="1" w:styleId="0d">
    <w:name w:val="0d四级"/>
    <w:basedOn w:val="a"/>
    <w:next w:val="a"/>
    <w:link w:val="0d0"/>
    <w:qFormat/>
    <w:rsid w:val="00633748"/>
    <w:pPr>
      <w:numPr>
        <w:ilvl w:val="3"/>
        <w:numId w:val="13"/>
      </w:numPr>
      <w:spacing w:line="360" w:lineRule="auto"/>
      <w:ind w:firstLineChars="200" w:firstLine="200"/>
      <w:outlineLvl w:val="3"/>
    </w:pPr>
    <w:rPr>
      <w:rFonts w:eastAsia="楷体_GB2312"/>
      <w:b/>
      <w:sz w:val="24"/>
    </w:rPr>
  </w:style>
  <w:style w:type="character" w:customStyle="1" w:styleId="0d0">
    <w:name w:val="0d四级 字符"/>
    <w:basedOn w:val="a0"/>
    <w:link w:val="0d"/>
    <w:rsid w:val="00633748"/>
    <w:rPr>
      <w:rFonts w:ascii="Times New Roman" w:eastAsia="楷体_GB2312" w:hAnsi="Times New Roman"/>
      <w:b/>
      <w:sz w:val="24"/>
    </w:rPr>
  </w:style>
  <w:style w:type="paragraph" w:customStyle="1" w:styleId="1a">
    <w:name w:val="1a一级"/>
    <w:basedOn w:val="a"/>
    <w:link w:val="1a0"/>
    <w:qFormat/>
    <w:rsid w:val="001A27A1"/>
    <w:pPr>
      <w:spacing w:line="360" w:lineRule="auto"/>
      <w:outlineLvl w:val="0"/>
    </w:pPr>
    <w:rPr>
      <w:rFonts w:eastAsia="方正小标宋简体"/>
      <w:b/>
      <w:sz w:val="24"/>
    </w:rPr>
  </w:style>
  <w:style w:type="character" w:customStyle="1" w:styleId="1a0">
    <w:name w:val="1a一级 字符"/>
    <w:basedOn w:val="a0"/>
    <w:link w:val="1a"/>
    <w:rsid w:val="001A27A1"/>
    <w:rPr>
      <w:rFonts w:ascii="Times New Roman" w:eastAsia="方正小标宋简体" w:hAnsi="Times New Roman"/>
      <w:b/>
      <w:sz w:val="24"/>
    </w:rPr>
  </w:style>
  <w:style w:type="paragraph" w:customStyle="1" w:styleId="1b">
    <w:name w:val="1b二级"/>
    <w:basedOn w:val="a"/>
    <w:link w:val="1b0"/>
    <w:qFormat/>
    <w:rsid w:val="001A27A1"/>
    <w:pPr>
      <w:spacing w:line="360" w:lineRule="auto"/>
      <w:outlineLvl w:val="1"/>
    </w:pPr>
    <w:rPr>
      <w:rFonts w:eastAsia="黑体"/>
      <w:b/>
      <w:sz w:val="24"/>
    </w:rPr>
  </w:style>
  <w:style w:type="character" w:customStyle="1" w:styleId="1b0">
    <w:name w:val="1b二级 字符"/>
    <w:basedOn w:val="a0"/>
    <w:link w:val="1b"/>
    <w:rsid w:val="001A27A1"/>
    <w:rPr>
      <w:rFonts w:ascii="Times New Roman" w:eastAsia="黑体" w:hAnsi="Times New Roman"/>
      <w:b/>
      <w:sz w:val="24"/>
    </w:rPr>
  </w:style>
  <w:style w:type="paragraph" w:customStyle="1" w:styleId="1c">
    <w:name w:val="1c三级"/>
    <w:basedOn w:val="a"/>
    <w:link w:val="1c0"/>
    <w:qFormat/>
    <w:rsid w:val="001A27A1"/>
    <w:pPr>
      <w:spacing w:line="360" w:lineRule="auto"/>
      <w:outlineLvl w:val="2"/>
    </w:pPr>
    <w:rPr>
      <w:b/>
      <w:sz w:val="24"/>
    </w:rPr>
  </w:style>
  <w:style w:type="character" w:customStyle="1" w:styleId="1c0">
    <w:name w:val="1c三级 字符"/>
    <w:basedOn w:val="a0"/>
    <w:link w:val="1c"/>
    <w:rsid w:val="001A27A1"/>
    <w:rPr>
      <w:rFonts w:ascii="Times New Roman" w:eastAsia="宋体" w:hAnsi="Times New Roman"/>
      <w:b/>
      <w:sz w:val="24"/>
    </w:rPr>
  </w:style>
  <w:style w:type="paragraph" w:customStyle="1" w:styleId="1d">
    <w:name w:val="1d四级"/>
    <w:basedOn w:val="a"/>
    <w:link w:val="1d0"/>
    <w:qFormat/>
    <w:rsid w:val="001A27A1"/>
    <w:pPr>
      <w:spacing w:line="360" w:lineRule="auto"/>
      <w:outlineLvl w:val="3"/>
    </w:pPr>
    <w:rPr>
      <w:rFonts w:eastAsia="楷体_GB2312"/>
      <w:b/>
      <w:sz w:val="24"/>
    </w:rPr>
  </w:style>
  <w:style w:type="character" w:customStyle="1" w:styleId="1d0">
    <w:name w:val="1d四级 字符"/>
    <w:basedOn w:val="a0"/>
    <w:link w:val="1d"/>
    <w:rsid w:val="001A27A1"/>
    <w:rPr>
      <w:rFonts w:ascii="Times New Roman" w:eastAsia="楷体_GB2312" w:hAnsi="Times New Roman"/>
      <w:b/>
      <w:sz w:val="24"/>
    </w:rPr>
  </w:style>
  <w:style w:type="paragraph" w:customStyle="1" w:styleId="21">
    <w:name w:val="21章标题"/>
    <w:basedOn w:val="a"/>
    <w:next w:val="a"/>
    <w:link w:val="210"/>
    <w:qFormat/>
    <w:rsid w:val="001A27A1"/>
    <w:pPr>
      <w:numPr>
        <w:numId w:val="18"/>
      </w:numPr>
      <w:spacing w:afterLines="50" w:after="50" w:line="360" w:lineRule="auto"/>
      <w:jc w:val="center"/>
      <w:outlineLvl w:val="0"/>
    </w:pPr>
    <w:rPr>
      <w:rFonts w:eastAsia="方正小标宋简体"/>
      <w:sz w:val="32"/>
      <w:szCs w:val="21"/>
    </w:rPr>
  </w:style>
  <w:style w:type="character" w:customStyle="1" w:styleId="210">
    <w:name w:val="21章标题 字符"/>
    <w:basedOn w:val="a0"/>
    <w:link w:val="21"/>
    <w:rsid w:val="001A27A1"/>
    <w:rPr>
      <w:rFonts w:ascii="Times New Roman" w:eastAsia="方正小标宋简体" w:hAnsi="Times New Roman"/>
      <w:sz w:val="32"/>
      <w:szCs w:val="21"/>
    </w:rPr>
  </w:style>
  <w:style w:type="paragraph" w:customStyle="1" w:styleId="22">
    <w:name w:val="22节标题"/>
    <w:basedOn w:val="a"/>
    <w:next w:val="a"/>
    <w:link w:val="220"/>
    <w:qFormat/>
    <w:rsid w:val="001A27A1"/>
    <w:pPr>
      <w:numPr>
        <w:ilvl w:val="1"/>
        <w:numId w:val="18"/>
      </w:numPr>
      <w:spacing w:beforeLines="50" w:before="50" w:line="360" w:lineRule="auto"/>
      <w:jc w:val="left"/>
      <w:outlineLvl w:val="1"/>
    </w:pPr>
    <w:rPr>
      <w:rFonts w:eastAsia="黑体"/>
      <w:b/>
      <w:sz w:val="24"/>
      <w:szCs w:val="21"/>
    </w:rPr>
  </w:style>
  <w:style w:type="character" w:customStyle="1" w:styleId="220">
    <w:name w:val="22节标题 字符"/>
    <w:basedOn w:val="a0"/>
    <w:link w:val="22"/>
    <w:rsid w:val="001A27A1"/>
    <w:rPr>
      <w:rFonts w:ascii="Times New Roman" w:eastAsia="黑体" w:hAnsi="Times New Roman"/>
      <w:b/>
      <w:sz w:val="24"/>
      <w:szCs w:val="21"/>
    </w:rPr>
  </w:style>
  <w:style w:type="paragraph" w:styleId="a3">
    <w:name w:val="caption"/>
    <w:basedOn w:val="a"/>
    <w:next w:val="a"/>
    <w:uiPriority w:val="35"/>
    <w:unhideWhenUsed/>
    <w:qFormat/>
    <w:rsid w:val="00D04FDC"/>
    <w:pPr>
      <w:jc w:val="center"/>
    </w:pPr>
    <w:rPr>
      <w:rFonts w:cstheme="majorBidi"/>
      <w:b/>
      <w:sz w:val="28"/>
      <w:szCs w:val="20"/>
    </w:rPr>
  </w:style>
  <w:style w:type="paragraph" w:customStyle="1" w:styleId="a4">
    <w:name w:val="撰写正文"/>
    <w:basedOn w:val="a"/>
    <w:link w:val="a5"/>
    <w:qFormat/>
    <w:rsid w:val="00A74459"/>
    <w:pPr>
      <w:spacing w:line="360" w:lineRule="auto"/>
      <w:ind w:firstLineChars="200" w:firstLine="200"/>
      <w:jc w:val="left"/>
    </w:pPr>
    <w:rPr>
      <w:sz w:val="24"/>
      <w:szCs w:val="24"/>
    </w:rPr>
  </w:style>
  <w:style w:type="character" w:customStyle="1" w:styleId="a5">
    <w:name w:val="撰写正文 字符"/>
    <w:basedOn w:val="a0"/>
    <w:link w:val="a4"/>
    <w:rsid w:val="00A74459"/>
    <w:rPr>
      <w:rFonts w:ascii="Times New Roman" w:eastAsia="宋体" w:hAnsi="Times New Roman"/>
      <w:sz w:val="24"/>
      <w:szCs w:val="24"/>
    </w:rPr>
  </w:style>
  <w:style w:type="paragraph" w:customStyle="1" w:styleId="a6">
    <w:name w:val="居中加粗"/>
    <w:basedOn w:val="a4"/>
    <w:link w:val="a7"/>
    <w:qFormat/>
    <w:rsid w:val="00A74459"/>
    <w:pPr>
      <w:ind w:firstLineChars="0" w:firstLine="0"/>
      <w:jc w:val="center"/>
    </w:pPr>
    <w:rPr>
      <w:b/>
    </w:rPr>
  </w:style>
  <w:style w:type="character" w:customStyle="1" w:styleId="a7">
    <w:name w:val="居中加粗 字符"/>
    <w:basedOn w:val="a5"/>
    <w:link w:val="a6"/>
    <w:rsid w:val="00A74459"/>
    <w:rPr>
      <w:rFonts w:ascii="Times New Roman" w:eastAsia="宋体" w:hAnsi="Times New Roman"/>
      <w:b/>
      <w:sz w:val="24"/>
      <w:szCs w:val="24"/>
    </w:rPr>
  </w:style>
  <w:style w:type="paragraph" w:customStyle="1" w:styleId="23">
    <w:name w:val="23小节标题"/>
    <w:basedOn w:val="a"/>
    <w:next w:val="a"/>
    <w:link w:val="230"/>
    <w:qFormat/>
    <w:rsid w:val="001A27A1"/>
    <w:pPr>
      <w:numPr>
        <w:ilvl w:val="2"/>
        <w:numId w:val="18"/>
      </w:numPr>
      <w:spacing w:beforeLines="50" w:before="50" w:line="360" w:lineRule="auto"/>
      <w:jc w:val="left"/>
      <w:outlineLvl w:val="2"/>
    </w:pPr>
    <w:rPr>
      <w:b/>
      <w:sz w:val="24"/>
      <w:szCs w:val="21"/>
    </w:rPr>
  </w:style>
  <w:style w:type="character" w:customStyle="1" w:styleId="230">
    <w:name w:val="23小节标题 字符"/>
    <w:basedOn w:val="a0"/>
    <w:link w:val="23"/>
    <w:rsid w:val="001A27A1"/>
    <w:rPr>
      <w:rFonts w:ascii="Times New Roman" w:eastAsia="宋体" w:hAnsi="Times New Roman"/>
      <w:b/>
      <w:sz w:val="24"/>
      <w:szCs w:val="21"/>
    </w:rPr>
  </w:style>
  <w:style w:type="paragraph" w:styleId="a8">
    <w:name w:val="Intense Quote"/>
    <w:basedOn w:val="a"/>
    <w:next w:val="a"/>
    <w:link w:val="a9"/>
    <w:uiPriority w:val="30"/>
    <w:qFormat/>
    <w:rsid w:val="00814DD5"/>
    <w:pPr>
      <w:pBdr>
        <w:top w:val="single" w:sz="4" w:space="10" w:color="4472C4" w:themeColor="accent1"/>
        <w:bottom w:val="single" w:sz="4" w:space="10" w:color="4472C4" w:themeColor="accent1"/>
      </w:pBdr>
      <w:spacing w:before="360" w:after="360"/>
      <w:ind w:left="864" w:right="864"/>
      <w:jc w:val="center"/>
    </w:pPr>
    <w:rPr>
      <w:rFonts w:asciiTheme="minorHAnsi" w:eastAsiaTheme="minorEastAsia" w:hAnsiTheme="minorHAnsi"/>
      <w:b/>
      <w:i/>
      <w:iCs/>
      <w:color w:val="0070C0"/>
      <w:u w:val="wavyDouble"/>
    </w:rPr>
  </w:style>
  <w:style w:type="character" w:customStyle="1" w:styleId="a9">
    <w:name w:val="明显引用 字符"/>
    <w:basedOn w:val="a0"/>
    <w:link w:val="a8"/>
    <w:uiPriority w:val="30"/>
    <w:rsid w:val="00814DD5"/>
    <w:rPr>
      <w:b/>
      <w:i/>
      <w:iCs/>
      <w:color w:val="0070C0"/>
      <w:u w:val="wavyDouble"/>
    </w:rPr>
  </w:style>
  <w:style w:type="paragraph" w:customStyle="1" w:styleId="24">
    <w:name w:val="24方面标题"/>
    <w:basedOn w:val="a"/>
    <w:next w:val="a"/>
    <w:link w:val="240"/>
    <w:qFormat/>
    <w:rsid w:val="001A27A1"/>
    <w:pPr>
      <w:numPr>
        <w:ilvl w:val="3"/>
        <w:numId w:val="18"/>
      </w:numPr>
      <w:spacing w:beforeLines="50" w:before="50" w:line="360" w:lineRule="auto"/>
      <w:jc w:val="left"/>
      <w:outlineLvl w:val="3"/>
    </w:pPr>
    <w:rPr>
      <w:rFonts w:eastAsia="黑体"/>
      <w:sz w:val="24"/>
      <w:szCs w:val="21"/>
    </w:rPr>
  </w:style>
  <w:style w:type="character" w:customStyle="1" w:styleId="240">
    <w:name w:val="24方面标题 字符"/>
    <w:basedOn w:val="a0"/>
    <w:link w:val="24"/>
    <w:rsid w:val="001A27A1"/>
    <w:rPr>
      <w:rFonts w:ascii="Times New Roman" w:eastAsia="黑体" w:hAnsi="Times New Roman"/>
      <w:sz w:val="24"/>
      <w:szCs w:val="21"/>
    </w:rPr>
  </w:style>
  <w:style w:type="paragraph" w:customStyle="1" w:styleId="25">
    <w:name w:val="25最小标题"/>
    <w:basedOn w:val="a"/>
    <w:next w:val="a"/>
    <w:link w:val="250"/>
    <w:qFormat/>
    <w:rsid w:val="001A27A1"/>
    <w:pPr>
      <w:numPr>
        <w:ilvl w:val="4"/>
        <w:numId w:val="18"/>
      </w:numPr>
      <w:spacing w:beforeLines="50" w:before="50" w:line="360" w:lineRule="auto"/>
      <w:jc w:val="left"/>
      <w:outlineLvl w:val="4"/>
    </w:pPr>
    <w:rPr>
      <w:rFonts w:eastAsia="楷体_GB2312"/>
      <w:b/>
      <w:sz w:val="24"/>
      <w:szCs w:val="21"/>
    </w:rPr>
  </w:style>
  <w:style w:type="character" w:customStyle="1" w:styleId="250">
    <w:name w:val="25最小标题 字符"/>
    <w:basedOn w:val="a0"/>
    <w:link w:val="25"/>
    <w:rsid w:val="001A27A1"/>
    <w:rPr>
      <w:rFonts w:ascii="Times New Roman" w:eastAsia="楷体_GB2312" w:hAnsi="Times New Roman"/>
      <w:b/>
      <w:sz w:val="24"/>
      <w:szCs w:val="21"/>
    </w:rPr>
  </w:style>
  <w:style w:type="paragraph" w:customStyle="1" w:styleId="31">
    <w:name w:val="31章标题"/>
    <w:basedOn w:val="a"/>
    <w:next w:val="a"/>
    <w:link w:val="310"/>
    <w:qFormat/>
    <w:rsid w:val="001A27A1"/>
    <w:pPr>
      <w:numPr>
        <w:numId w:val="22"/>
      </w:numPr>
      <w:spacing w:afterLines="50" w:after="50" w:line="360" w:lineRule="auto"/>
      <w:jc w:val="center"/>
      <w:outlineLvl w:val="0"/>
    </w:pPr>
    <w:rPr>
      <w:rFonts w:eastAsia="方正小标宋简体"/>
      <w:sz w:val="32"/>
      <w:szCs w:val="21"/>
    </w:rPr>
  </w:style>
  <w:style w:type="character" w:customStyle="1" w:styleId="310">
    <w:name w:val="31章标题 字符"/>
    <w:basedOn w:val="a0"/>
    <w:link w:val="31"/>
    <w:rsid w:val="001A27A1"/>
    <w:rPr>
      <w:rFonts w:ascii="Times New Roman" w:eastAsia="方正小标宋简体" w:hAnsi="Times New Roman"/>
      <w:sz w:val="32"/>
      <w:szCs w:val="21"/>
    </w:rPr>
  </w:style>
  <w:style w:type="paragraph" w:customStyle="1" w:styleId="32">
    <w:name w:val="32节标题"/>
    <w:basedOn w:val="a"/>
    <w:next w:val="a"/>
    <w:link w:val="320"/>
    <w:qFormat/>
    <w:rsid w:val="001A27A1"/>
    <w:pPr>
      <w:numPr>
        <w:ilvl w:val="1"/>
        <w:numId w:val="22"/>
      </w:numPr>
      <w:spacing w:beforeLines="50" w:before="50" w:line="360" w:lineRule="auto"/>
      <w:jc w:val="left"/>
      <w:outlineLvl w:val="1"/>
    </w:pPr>
    <w:rPr>
      <w:rFonts w:eastAsia="黑体"/>
      <w:b/>
      <w:sz w:val="24"/>
      <w:szCs w:val="21"/>
    </w:rPr>
  </w:style>
  <w:style w:type="character" w:customStyle="1" w:styleId="320">
    <w:name w:val="32节标题 字符"/>
    <w:basedOn w:val="a0"/>
    <w:link w:val="32"/>
    <w:rsid w:val="001A27A1"/>
    <w:rPr>
      <w:rFonts w:ascii="Times New Roman" w:eastAsia="黑体" w:hAnsi="Times New Roman"/>
      <w:b/>
      <w:sz w:val="24"/>
      <w:szCs w:val="21"/>
    </w:rPr>
  </w:style>
  <w:style w:type="paragraph" w:customStyle="1" w:styleId="33">
    <w:name w:val="33小节标题"/>
    <w:basedOn w:val="a"/>
    <w:next w:val="a"/>
    <w:link w:val="330"/>
    <w:qFormat/>
    <w:rsid w:val="001A27A1"/>
    <w:pPr>
      <w:numPr>
        <w:ilvl w:val="2"/>
        <w:numId w:val="22"/>
      </w:numPr>
      <w:spacing w:beforeLines="50" w:before="50" w:line="360" w:lineRule="auto"/>
      <w:jc w:val="left"/>
      <w:outlineLvl w:val="2"/>
    </w:pPr>
    <w:rPr>
      <w:b/>
      <w:sz w:val="24"/>
      <w:szCs w:val="21"/>
    </w:rPr>
  </w:style>
  <w:style w:type="character" w:customStyle="1" w:styleId="330">
    <w:name w:val="33小节标题 字符"/>
    <w:basedOn w:val="a0"/>
    <w:link w:val="33"/>
    <w:rsid w:val="001A27A1"/>
    <w:rPr>
      <w:rFonts w:ascii="Times New Roman" w:eastAsia="宋体" w:hAnsi="Times New Roman"/>
      <w:b/>
      <w:sz w:val="24"/>
      <w:szCs w:val="21"/>
    </w:rPr>
  </w:style>
  <w:style w:type="paragraph" w:customStyle="1" w:styleId="34">
    <w:name w:val="34方面标题"/>
    <w:basedOn w:val="a"/>
    <w:next w:val="a"/>
    <w:link w:val="340"/>
    <w:qFormat/>
    <w:rsid w:val="001A27A1"/>
    <w:pPr>
      <w:numPr>
        <w:ilvl w:val="3"/>
        <w:numId w:val="22"/>
      </w:numPr>
      <w:spacing w:beforeLines="50" w:before="50" w:line="360" w:lineRule="auto"/>
      <w:ind w:firstLineChars="200" w:firstLine="200"/>
      <w:jc w:val="left"/>
      <w:outlineLvl w:val="3"/>
    </w:pPr>
    <w:rPr>
      <w:rFonts w:eastAsia="黑体"/>
      <w:sz w:val="24"/>
      <w:szCs w:val="21"/>
    </w:rPr>
  </w:style>
  <w:style w:type="character" w:customStyle="1" w:styleId="340">
    <w:name w:val="34方面标题 字符"/>
    <w:basedOn w:val="a0"/>
    <w:link w:val="34"/>
    <w:rsid w:val="001A27A1"/>
    <w:rPr>
      <w:rFonts w:ascii="Times New Roman" w:eastAsia="黑体" w:hAnsi="Times New Roman"/>
      <w:sz w:val="24"/>
      <w:szCs w:val="21"/>
    </w:rPr>
  </w:style>
  <w:style w:type="table" w:styleId="aa">
    <w:name w:val="Table Grid"/>
    <w:basedOn w:val="a1"/>
    <w:uiPriority w:val="39"/>
    <w:rsid w:val="004A75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C35F92"/>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35F92"/>
    <w:rPr>
      <w:rFonts w:ascii="Times New Roman" w:eastAsia="宋体" w:hAnsi="Times New Roman"/>
      <w:sz w:val="18"/>
      <w:szCs w:val="18"/>
    </w:rPr>
  </w:style>
  <w:style w:type="paragraph" w:styleId="ad">
    <w:name w:val="footer"/>
    <w:basedOn w:val="a"/>
    <w:link w:val="ae"/>
    <w:uiPriority w:val="99"/>
    <w:unhideWhenUsed/>
    <w:rsid w:val="00C35F92"/>
    <w:pPr>
      <w:tabs>
        <w:tab w:val="center" w:pos="4153"/>
        <w:tab w:val="right" w:pos="8306"/>
      </w:tabs>
      <w:snapToGrid w:val="0"/>
      <w:jc w:val="left"/>
    </w:pPr>
    <w:rPr>
      <w:sz w:val="18"/>
      <w:szCs w:val="18"/>
    </w:rPr>
  </w:style>
  <w:style w:type="character" w:customStyle="1" w:styleId="ae">
    <w:name w:val="页脚 字符"/>
    <w:basedOn w:val="a0"/>
    <w:link w:val="ad"/>
    <w:uiPriority w:val="99"/>
    <w:rsid w:val="00C35F92"/>
    <w:rPr>
      <w:rFonts w:ascii="Times New Roman" w:eastAsia="宋体" w:hAnsi="Times New Roman"/>
      <w:sz w:val="18"/>
      <w:szCs w:val="18"/>
    </w:rPr>
  </w:style>
  <w:style w:type="paragraph" w:customStyle="1" w:styleId="04">
    <w:name w:val="04权序"/>
    <w:basedOn w:val="00"/>
    <w:next w:val="00"/>
    <w:link w:val="040"/>
    <w:qFormat/>
    <w:rsid w:val="004055E1"/>
    <w:pPr>
      <w:numPr>
        <w:numId w:val="23"/>
      </w:numPr>
      <w:outlineLvl w:val="0"/>
    </w:pPr>
  </w:style>
  <w:style w:type="character" w:customStyle="1" w:styleId="040">
    <w:name w:val="04权序 字符"/>
    <w:basedOn w:val="000"/>
    <w:link w:val="04"/>
    <w:rsid w:val="004055E1"/>
    <w:rPr>
      <w:rFonts w:ascii="Times New Roman" w:eastAsia="宋体" w:hAnsi="Times New Roman"/>
      <w:sz w:val="24"/>
    </w:rPr>
  </w:style>
  <w:style w:type="paragraph" w:styleId="af">
    <w:name w:val="Balloon Text"/>
    <w:basedOn w:val="a"/>
    <w:link w:val="af0"/>
    <w:uiPriority w:val="99"/>
    <w:semiHidden/>
    <w:unhideWhenUsed/>
    <w:rsid w:val="00A06C9E"/>
    <w:rPr>
      <w:sz w:val="18"/>
      <w:szCs w:val="18"/>
    </w:rPr>
  </w:style>
  <w:style w:type="character" w:customStyle="1" w:styleId="af0">
    <w:name w:val="批注框文本 字符"/>
    <w:basedOn w:val="a0"/>
    <w:link w:val="af"/>
    <w:uiPriority w:val="99"/>
    <w:semiHidden/>
    <w:rsid w:val="00A06C9E"/>
    <w:rPr>
      <w:rFonts w:ascii="Times New Roman" w:eastAsia="宋体" w:hAnsi="Times New Roman"/>
      <w:sz w:val="18"/>
      <w:szCs w:val="18"/>
    </w:rPr>
  </w:style>
  <w:style w:type="character" w:styleId="af1">
    <w:name w:val="annotation reference"/>
    <w:basedOn w:val="a0"/>
    <w:uiPriority w:val="99"/>
    <w:semiHidden/>
    <w:unhideWhenUsed/>
    <w:rsid w:val="00D55786"/>
    <w:rPr>
      <w:sz w:val="21"/>
      <w:szCs w:val="21"/>
    </w:rPr>
  </w:style>
  <w:style w:type="paragraph" w:styleId="af2">
    <w:name w:val="annotation text"/>
    <w:basedOn w:val="a"/>
    <w:link w:val="af3"/>
    <w:uiPriority w:val="99"/>
    <w:semiHidden/>
    <w:unhideWhenUsed/>
    <w:rsid w:val="00D55786"/>
    <w:pPr>
      <w:jc w:val="left"/>
    </w:pPr>
  </w:style>
  <w:style w:type="character" w:customStyle="1" w:styleId="af3">
    <w:name w:val="批注文字 字符"/>
    <w:basedOn w:val="a0"/>
    <w:link w:val="af2"/>
    <w:uiPriority w:val="99"/>
    <w:semiHidden/>
    <w:rsid w:val="00D55786"/>
    <w:rPr>
      <w:rFonts w:ascii="Times New Roman" w:eastAsia="宋体" w:hAnsi="Times New Roman"/>
    </w:rPr>
  </w:style>
  <w:style w:type="paragraph" w:styleId="af4">
    <w:name w:val="annotation subject"/>
    <w:basedOn w:val="af2"/>
    <w:next w:val="af2"/>
    <w:link w:val="af5"/>
    <w:uiPriority w:val="99"/>
    <w:semiHidden/>
    <w:unhideWhenUsed/>
    <w:rsid w:val="00D55786"/>
    <w:rPr>
      <w:b/>
      <w:bCs/>
    </w:rPr>
  </w:style>
  <w:style w:type="character" w:customStyle="1" w:styleId="af5">
    <w:name w:val="批注主题 字符"/>
    <w:basedOn w:val="af3"/>
    <w:link w:val="af4"/>
    <w:uiPriority w:val="99"/>
    <w:semiHidden/>
    <w:rsid w:val="00D55786"/>
    <w:rPr>
      <w:rFonts w:ascii="Times New Roman" w:eastAsia="宋体" w:hAnsi="Times New Roman"/>
      <w:b/>
      <w:bCs/>
    </w:rPr>
  </w:style>
  <w:style w:type="character" w:styleId="af6">
    <w:name w:val="Placeholder Text"/>
    <w:basedOn w:val="a0"/>
    <w:uiPriority w:val="99"/>
    <w:semiHidden/>
    <w:rsid w:val="00AE4AA2"/>
    <w:rPr>
      <w:color w:val="808080"/>
    </w:rPr>
  </w:style>
  <w:style w:type="character" w:customStyle="1" w:styleId="10">
    <w:name w:val="标题 1 字符"/>
    <w:basedOn w:val="a0"/>
    <w:link w:val="1"/>
    <w:rsid w:val="002A7E6F"/>
    <w:rPr>
      <w:rFonts w:ascii="Times New Roman" w:eastAsia="宋体" w:hAnsi="Times New Roman" w:cs="Times New Roman"/>
      <w:b/>
      <w:bCs/>
      <w:kern w:val="44"/>
      <w:sz w:val="44"/>
      <w:szCs w:val="44"/>
    </w:rPr>
  </w:style>
  <w:style w:type="character" w:customStyle="1" w:styleId="20">
    <w:name w:val="标题 2 字符"/>
    <w:basedOn w:val="a0"/>
    <w:link w:val="2"/>
    <w:rsid w:val="002A7E6F"/>
    <w:rPr>
      <w:rFonts w:ascii="Arial" w:eastAsia="黑体" w:hAnsi="Arial" w:cs="Times New Roman"/>
      <w:b/>
      <w:bCs/>
      <w:sz w:val="32"/>
      <w:szCs w:val="32"/>
    </w:rPr>
  </w:style>
  <w:style w:type="character" w:styleId="af7">
    <w:name w:val="page number"/>
    <w:basedOn w:val="a0"/>
    <w:rsid w:val="002A7E6F"/>
  </w:style>
  <w:style w:type="paragraph" w:styleId="af8">
    <w:name w:val="List Paragraph"/>
    <w:basedOn w:val="a"/>
    <w:uiPriority w:val="34"/>
    <w:qFormat/>
    <w:rsid w:val="002A7E6F"/>
    <w:pPr>
      <w:ind w:firstLineChars="200" w:firstLine="420"/>
    </w:pPr>
    <w:rPr>
      <w:rFonts w:asciiTheme="minorHAnsi" w:eastAsiaTheme="minorEastAsia" w:hAnsiTheme="minorHAnsi"/>
    </w:rPr>
  </w:style>
  <w:style w:type="paragraph" w:styleId="af9">
    <w:name w:val="Normal (Web)"/>
    <w:basedOn w:val="a"/>
    <w:uiPriority w:val="99"/>
    <w:semiHidden/>
    <w:unhideWhenUsed/>
    <w:rsid w:val="002A7E6F"/>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9306">
      <w:bodyDiv w:val="1"/>
      <w:marLeft w:val="0"/>
      <w:marRight w:val="0"/>
      <w:marTop w:val="0"/>
      <w:marBottom w:val="0"/>
      <w:divBdr>
        <w:top w:val="none" w:sz="0" w:space="0" w:color="auto"/>
        <w:left w:val="none" w:sz="0" w:space="0" w:color="auto"/>
        <w:bottom w:val="none" w:sz="0" w:space="0" w:color="auto"/>
        <w:right w:val="none" w:sz="0" w:space="0" w:color="auto"/>
      </w:divBdr>
    </w:div>
    <w:div w:id="247622972">
      <w:bodyDiv w:val="1"/>
      <w:marLeft w:val="0"/>
      <w:marRight w:val="0"/>
      <w:marTop w:val="0"/>
      <w:marBottom w:val="0"/>
      <w:divBdr>
        <w:top w:val="none" w:sz="0" w:space="0" w:color="auto"/>
        <w:left w:val="none" w:sz="0" w:space="0" w:color="auto"/>
        <w:bottom w:val="none" w:sz="0" w:space="0" w:color="auto"/>
        <w:right w:val="none" w:sz="0" w:space="0" w:color="auto"/>
      </w:divBdr>
    </w:div>
    <w:div w:id="352000680">
      <w:bodyDiv w:val="1"/>
      <w:marLeft w:val="0"/>
      <w:marRight w:val="0"/>
      <w:marTop w:val="0"/>
      <w:marBottom w:val="0"/>
      <w:divBdr>
        <w:top w:val="none" w:sz="0" w:space="0" w:color="auto"/>
        <w:left w:val="none" w:sz="0" w:space="0" w:color="auto"/>
        <w:bottom w:val="none" w:sz="0" w:space="0" w:color="auto"/>
        <w:right w:val="none" w:sz="0" w:space="0" w:color="auto"/>
      </w:divBdr>
      <w:divsChild>
        <w:div w:id="274026796">
          <w:marLeft w:val="720"/>
          <w:marRight w:val="0"/>
          <w:marTop w:val="0"/>
          <w:marBottom w:val="0"/>
          <w:divBdr>
            <w:top w:val="none" w:sz="0" w:space="0" w:color="auto"/>
            <w:left w:val="none" w:sz="0" w:space="0" w:color="auto"/>
            <w:bottom w:val="none" w:sz="0" w:space="0" w:color="auto"/>
            <w:right w:val="none" w:sz="0" w:space="0" w:color="auto"/>
          </w:divBdr>
        </w:div>
        <w:div w:id="407338620">
          <w:marLeft w:val="720"/>
          <w:marRight w:val="0"/>
          <w:marTop w:val="0"/>
          <w:marBottom w:val="0"/>
          <w:divBdr>
            <w:top w:val="none" w:sz="0" w:space="0" w:color="auto"/>
            <w:left w:val="none" w:sz="0" w:space="0" w:color="auto"/>
            <w:bottom w:val="none" w:sz="0" w:space="0" w:color="auto"/>
            <w:right w:val="none" w:sz="0" w:space="0" w:color="auto"/>
          </w:divBdr>
        </w:div>
        <w:div w:id="952441036">
          <w:marLeft w:val="720"/>
          <w:marRight w:val="0"/>
          <w:marTop w:val="0"/>
          <w:marBottom w:val="0"/>
          <w:divBdr>
            <w:top w:val="none" w:sz="0" w:space="0" w:color="auto"/>
            <w:left w:val="none" w:sz="0" w:space="0" w:color="auto"/>
            <w:bottom w:val="none" w:sz="0" w:space="0" w:color="auto"/>
            <w:right w:val="none" w:sz="0" w:space="0" w:color="auto"/>
          </w:divBdr>
        </w:div>
        <w:div w:id="1200163052">
          <w:marLeft w:val="720"/>
          <w:marRight w:val="0"/>
          <w:marTop w:val="0"/>
          <w:marBottom w:val="0"/>
          <w:divBdr>
            <w:top w:val="none" w:sz="0" w:space="0" w:color="auto"/>
            <w:left w:val="none" w:sz="0" w:space="0" w:color="auto"/>
            <w:bottom w:val="none" w:sz="0" w:space="0" w:color="auto"/>
            <w:right w:val="none" w:sz="0" w:space="0" w:color="auto"/>
          </w:divBdr>
        </w:div>
        <w:div w:id="1365474593">
          <w:marLeft w:val="720"/>
          <w:marRight w:val="0"/>
          <w:marTop w:val="0"/>
          <w:marBottom w:val="0"/>
          <w:divBdr>
            <w:top w:val="none" w:sz="0" w:space="0" w:color="auto"/>
            <w:left w:val="none" w:sz="0" w:space="0" w:color="auto"/>
            <w:bottom w:val="none" w:sz="0" w:space="0" w:color="auto"/>
            <w:right w:val="none" w:sz="0" w:space="0" w:color="auto"/>
          </w:divBdr>
        </w:div>
        <w:div w:id="1953171873">
          <w:marLeft w:val="720"/>
          <w:marRight w:val="0"/>
          <w:marTop w:val="0"/>
          <w:marBottom w:val="0"/>
          <w:divBdr>
            <w:top w:val="none" w:sz="0" w:space="0" w:color="auto"/>
            <w:left w:val="none" w:sz="0" w:space="0" w:color="auto"/>
            <w:bottom w:val="none" w:sz="0" w:space="0" w:color="auto"/>
            <w:right w:val="none" w:sz="0" w:space="0" w:color="auto"/>
          </w:divBdr>
        </w:div>
      </w:divsChild>
    </w:div>
    <w:div w:id="384138684">
      <w:bodyDiv w:val="1"/>
      <w:marLeft w:val="0"/>
      <w:marRight w:val="0"/>
      <w:marTop w:val="0"/>
      <w:marBottom w:val="0"/>
      <w:divBdr>
        <w:top w:val="none" w:sz="0" w:space="0" w:color="auto"/>
        <w:left w:val="none" w:sz="0" w:space="0" w:color="auto"/>
        <w:bottom w:val="none" w:sz="0" w:space="0" w:color="auto"/>
        <w:right w:val="none" w:sz="0" w:space="0" w:color="auto"/>
      </w:divBdr>
      <w:divsChild>
        <w:div w:id="1279603459">
          <w:marLeft w:val="907"/>
          <w:marRight w:val="0"/>
          <w:marTop w:val="0"/>
          <w:marBottom w:val="0"/>
          <w:divBdr>
            <w:top w:val="none" w:sz="0" w:space="0" w:color="auto"/>
            <w:left w:val="none" w:sz="0" w:space="0" w:color="auto"/>
            <w:bottom w:val="none" w:sz="0" w:space="0" w:color="auto"/>
            <w:right w:val="none" w:sz="0" w:space="0" w:color="auto"/>
          </w:divBdr>
        </w:div>
      </w:divsChild>
    </w:div>
    <w:div w:id="808209253">
      <w:bodyDiv w:val="1"/>
      <w:marLeft w:val="0"/>
      <w:marRight w:val="0"/>
      <w:marTop w:val="0"/>
      <w:marBottom w:val="0"/>
      <w:divBdr>
        <w:top w:val="none" w:sz="0" w:space="0" w:color="auto"/>
        <w:left w:val="none" w:sz="0" w:space="0" w:color="auto"/>
        <w:bottom w:val="none" w:sz="0" w:space="0" w:color="auto"/>
        <w:right w:val="none" w:sz="0" w:space="0" w:color="auto"/>
      </w:divBdr>
    </w:div>
    <w:div w:id="1962226717">
      <w:bodyDiv w:val="1"/>
      <w:marLeft w:val="0"/>
      <w:marRight w:val="0"/>
      <w:marTop w:val="0"/>
      <w:marBottom w:val="0"/>
      <w:divBdr>
        <w:top w:val="none" w:sz="0" w:space="0" w:color="auto"/>
        <w:left w:val="none" w:sz="0" w:space="0" w:color="auto"/>
        <w:bottom w:val="none" w:sz="0" w:space="0" w:color="auto"/>
        <w:right w:val="none" w:sz="0" w:space="0" w:color="auto"/>
      </w:divBdr>
      <w:divsChild>
        <w:div w:id="52745023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7.emf"/><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oleObject" Target="embeddings/oleObject5.bin"/><Relationship Id="rId28" Type="http://schemas.openxmlformats.org/officeDocument/2006/relationships/image" Target="media/image9.emf"/><Relationship Id="rId10" Type="http://schemas.openxmlformats.org/officeDocument/2006/relationships/image" Target="media/image2.emf"/><Relationship Id="rId19" Type="http://schemas.openxmlformats.org/officeDocument/2006/relationships/oleObject" Target="embeddings/oleObject3.bin"/><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69210-23D7-4EED-92AD-ACA82997F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19</Pages>
  <Words>2071</Words>
  <Characters>11805</Characters>
  <Application>Microsoft Office Word</Application>
  <DocSecurity>0</DocSecurity>
  <Lines>98</Lines>
  <Paragraphs>27</Paragraphs>
  <ScaleCrop>false</ScaleCrop>
  <Company/>
  <LinksUpToDate>false</LinksUpToDate>
  <CharactersWithSpaces>13849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zhanghao</dc:creator>
  <cp:keywords/>
  <dc:description/>
  <cp:lastModifiedBy>智绘未来专利代理</cp:lastModifiedBy>
  <cp:revision>1</cp:revision>
  <dcterms:created xsi:type="dcterms:W3CDTF">2021-09-03T03:17:00Z</dcterms:created>
  <dcterms:modified xsi:type="dcterms:W3CDTF">2021-09-03T09:51:00Z</dcterms:modified>
</cp:coreProperties>
</file>